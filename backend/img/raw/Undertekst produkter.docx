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FFA" w:rsidRPr="00105FFA" w:rsidRDefault="00105FFA" w:rsidP="00105FFA">
      <w:pPr>
        <w:spacing w:after="0"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 </w:t>
      </w:r>
    </w:p>
    <w:p w:rsidR="00105FFA" w:rsidRPr="00105FFA" w:rsidRDefault="00105FFA" w:rsidP="00105FFA">
      <w:pPr>
        <w:spacing w:before="100" w:beforeAutospacing="1" w:after="100" w:afterAutospacing="1" w:line="240" w:lineRule="auto"/>
        <w:ind w:left="720"/>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 </w:t>
      </w:r>
    </w:p>
    <w:p w:rsidR="00105FFA" w:rsidRPr="00105FFA" w:rsidRDefault="00105FFA" w:rsidP="00105FFA">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Pr>
          <w:rFonts w:ascii="Times New Roman" w:eastAsia="Times New Roman" w:hAnsi="Times New Roman" w:cs="Times New Roman"/>
          <w:b/>
          <w:bCs/>
          <w:kern w:val="36"/>
          <w:sz w:val="48"/>
          <w:szCs w:val="48"/>
          <w:lang w:eastAsia="nb-NO"/>
        </w:rPr>
        <w:t>Cla</w:t>
      </w:r>
      <w:r w:rsidRPr="00105FFA">
        <w:rPr>
          <w:rFonts w:ascii="Times New Roman" w:eastAsia="Times New Roman" w:hAnsi="Times New Roman" w:cs="Times New Roman"/>
          <w:b/>
          <w:bCs/>
          <w:kern w:val="36"/>
          <w:sz w:val="48"/>
          <w:szCs w:val="48"/>
          <w:lang w:eastAsia="nb-NO"/>
        </w:rPr>
        <w:t>ssic ter</w:t>
      </w:r>
      <w:r w:rsidR="009662CD">
        <w:rPr>
          <w:rFonts w:ascii="Times New Roman" w:eastAsia="Times New Roman" w:hAnsi="Times New Roman" w:cs="Times New Roman"/>
          <w:b/>
          <w:bCs/>
          <w:kern w:val="36"/>
          <w:sz w:val="48"/>
          <w:szCs w:val="48"/>
          <w:lang w:eastAsia="nb-NO"/>
        </w:rPr>
        <w:t>r</w:t>
      </w:r>
      <w:r w:rsidRPr="00105FFA">
        <w:rPr>
          <w:rFonts w:ascii="Times New Roman" w:eastAsia="Times New Roman" w:hAnsi="Times New Roman" w:cs="Times New Roman"/>
          <w:b/>
          <w:bCs/>
          <w:kern w:val="36"/>
          <w:sz w:val="48"/>
          <w:szCs w:val="48"/>
          <w:lang w:eastAsia="nb-NO"/>
        </w:rPr>
        <w:t>assemarkiser</w:t>
      </w:r>
    </w:p>
    <w:p w:rsidR="00105FFA" w:rsidRPr="00105FFA" w:rsidRDefault="00105FFA" w:rsidP="00105FFA">
      <w:pPr>
        <w:numPr>
          <w:ilvl w:val="0"/>
          <w:numId w:val="7"/>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Classic terrassemarkise kan brukes på terrasser, verandaer, uteserveringer, kiosker og butikker.</w:t>
      </w:r>
    </w:p>
    <w:p w:rsidR="00105FFA" w:rsidRPr="00105FFA" w:rsidRDefault="00105FFA" w:rsidP="00105FFA">
      <w:pPr>
        <w:numPr>
          <w:ilvl w:val="0"/>
          <w:numId w:val="7"/>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Classic med vårt eksklusive sorte skrog kan leveres med design gavel som elegant forener markisens ulike former</w:t>
      </w:r>
    </w:p>
    <w:p w:rsidR="00105FFA" w:rsidRPr="00105FFA" w:rsidRDefault="00105FFA" w:rsidP="00105FFA">
      <w:pPr>
        <w:numPr>
          <w:ilvl w:val="0"/>
          <w:numId w:val="7"/>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Ved behov kan beskyttelsestak i forskjellige utførelser leveres. Dette forhøyer utseendet og beskytter duken.</w:t>
      </w:r>
    </w:p>
    <w:p w:rsidR="00105FFA" w:rsidRPr="00105FFA" w:rsidRDefault="00105FFA" w:rsidP="00105FFA">
      <w:pPr>
        <w:numPr>
          <w:ilvl w:val="0"/>
          <w:numId w:val="7"/>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For å klare sterk vind kan frontlisten på Classic festes til et teleskopstag.</w:t>
      </w:r>
    </w:p>
    <w:p w:rsidR="00105FFA" w:rsidRPr="00105FFA" w:rsidRDefault="00105FFA" w:rsidP="00105FFA">
      <w:pPr>
        <w:numPr>
          <w:ilvl w:val="0"/>
          <w:numId w:val="7"/>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 xml:space="preserve">Du kan velge markiseskrog i grått, hvitt eller sortlakkert ru metalic. </w:t>
      </w:r>
    </w:p>
    <w:p w:rsidR="00586128" w:rsidRDefault="00105FFA" w:rsidP="00586128">
      <w:pPr>
        <w:numPr>
          <w:ilvl w:val="0"/>
          <w:numId w:val="7"/>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 xml:space="preserve">Maks utfall på </w:t>
      </w:r>
      <w:r>
        <w:rPr>
          <w:rFonts w:ascii="Times New Roman" w:eastAsia="Times New Roman" w:hAnsi="Times New Roman" w:cs="Times New Roman"/>
          <w:sz w:val="24"/>
          <w:szCs w:val="24"/>
          <w:lang w:eastAsia="nb-NO"/>
        </w:rPr>
        <w:t>Classic terrassemarkise er 4 m.</w:t>
      </w:r>
    </w:p>
    <w:p w:rsidR="00105FFA" w:rsidRPr="00105FFA" w:rsidRDefault="007B69F5" w:rsidP="00586128">
      <w:pPr>
        <w:numPr>
          <w:ilvl w:val="0"/>
          <w:numId w:val="7"/>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Leveres nå med Dyneema</w:t>
      </w:r>
      <w:r w:rsidR="00105FFA" w:rsidRPr="00105FFA">
        <w:rPr>
          <w:rFonts w:ascii="Arial" w:eastAsia="Times New Roman" w:hAnsi="Arial" w:cs="Arial"/>
          <w:color w:val="444444"/>
          <w:sz w:val="20"/>
          <w:szCs w:val="20"/>
          <w:shd w:val="clear" w:color="auto" w:fill="FFFFFF"/>
          <w:lang w:eastAsia="nb-NO"/>
        </w:rPr>
        <w:t>-</w:t>
      </w:r>
      <w:r w:rsidR="00105FFA" w:rsidRPr="00105FFA">
        <w:rPr>
          <w:rFonts w:ascii="Times New Roman" w:eastAsia="Times New Roman" w:hAnsi="Times New Roman" w:cs="Times New Roman"/>
          <w:sz w:val="24"/>
          <w:szCs w:val="24"/>
          <w:lang w:eastAsia="nb-NO"/>
        </w:rPr>
        <w:t>bånd i leddet, et høykvalitetsbånd av kevlar. Dette er en videreutvikling og forbedring fra wire som vi brukte tidligere. </w:t>
      </w:r>
    </w:p>
    <w:p w:rsidR="00DC1B52" w:rsidRPr="00DC1B52" w:rsidRDefault="00DC1B52" w:rsidP="00DC1B52">
      <w:pPr>
        <w:spacing w:before="100" w:beforeAutospacing="1" w:after="270" w:line="240" w:lineRule="auto"/>
        <w:outlineLvl w:val="2"/>
        <w:rPr>
          <w:rFonts w:ascii="Times New Roman" w:eastAsia="Times New Roman" w:hAnsi="Times New Roman" w:cs="Times New Roman"/>
          <w:b/>
          <w:bCs/>
          <w:sz w:val="27"/>
          <w:szCs w:val="27"/>
          <w:lang w:eastAsia="nb-NO"/>
        </w:rPr>
      </w:pPr>
      <w:r w:rsidRPr="00DC1B52">
        <w:rPr>
          <w:rFonts w:ascii="Times New Roman" w:eastAsia="Times New Roman" w:hAnsi="Times New Roman" w:cs="Times New Roman"/>
          <w:b/>
          <w:bCs/>
          <w:sz w:val="27"/>
          <w:szCs w:val="27"/>
          <w:lang w:eastAsia="nb-NO"/>
        </w:rPr>
        <w:t>Classic med Marcesa-løsning </w:t>
      </w:r>
    </w:p>
    <w:p w:rsidR="00DC1B52" w:rsidRPr="00DC1B52" w:rsidRDefault="00DC1B52" w:rsidP="00DC1B52">
      <w:pPr>
        <w:numPr>
          <w:ilvl w:val="0"/>
          <w:numId w:val="12"/>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Classic Marcesa er konstruert med en langsgående midtbalk, noe som gir en mer stabil og romsligere markise.</w:t>
      </w:r>
    </w:p>
    <w:p w:rsidR="00DC1B52" w:rsidRPr="00DC1B52" w:rsidRDefault="00DC1B52" w:rsidP="00DC1B52">
      <w:pPr>
        <w:numPr>
          <w:ilvl w:val="0"/>
          <w:numId w:val="12"/>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Gir bedre høyde under markisen.</w:t>
      </w:r>
    </w:p>
    <w:p w:rsidR="00DC1B52" w:rsidRPr="00DC1B52" w:rsidRDefault="00DC1B52" w:rsidP="00DC1B52">
      <w:pPr>
        <w:numPr>
          <w:ilvl w:val="0"/>
          <w:numId w:val="12"/>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Spesielt egnet ved utgående terrassedør.</w:t>
      </w:r>
    </w:p>
    <w:p w:rsidR="00DC1B52" w:rsidRDefault="00DC1B52" w:rsidP="00DC1B52">
      <w:pPr>
        <w:numPr>
          <w:ilvl w:val="0"/>
          <w:numId w:val="12"/>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Midtbalken gjør at duken blir strammere.</w:t>
      </w:r>
    </w:p>
    <w:p w:rsidR="00DC1B52" w:rsidRPr="00DC1B52" w:rsidRDefault="007B69F5" w:rsidP="00DC1B52">
      <w:pPr>
        <w:numPr>
          <w:ilvl w:val="0"/>
          <w:numId w:val="12"/>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Leveres nå med Dyneema</w:t>
      </w:r>
      <w:r w:rsidR="00DC1B52" w:rsidRPr="00DC1B52">
        <w:rPr>
          <w:rFonts w:ascii="Arial" w:eastAsia="Times New Roman" w:hAnsi="Arial" w:cs="Arial"/>
          <w:color w:val="444444"/>
          <w:sz w:val="20"/>
          <w:szCs w:val="20"/>
          <w:shd w:val="clear" w:color="auto" w:fill="FFFFFF"/>
          <w:lang w:eastAsia="nb-NO"/>
        </w:rPr>
        <w:t>-</w:t>
      </w:r>
      <w:r w:rsidR="00DC1B52" w:rsidRPr="00DC1B52">
        <w:rPr>
          <w:rFonts w:ascii="Times New Roman" w:eastAsia="Times New Roman" w:hAnsi="Times New Roman" w:cs="Times New Roman"/>
          <w:sz w:val="24"/>
          <w:szCs w:val="24"/>
          <w:lang w:eastAsia="nb-NO"/>
        </w:rPr>
        <w:t>bånd i leddet, et høykvalitetsbånd av kevlar. Dette er en videreutvikling og forbedring fra wire som vi brukte tidligere. </w:t>
      </w:r>
    </w:p>
    <w:p w:rsidR="00DC1B52" w:rsidRPr="00DC1B52" w:rsidRDefault="00DC1B52" w:rsidP="00DC1B52">
      <w:p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 </w:t>
      </w:r>
    </w:p>
    <w:p w:rsidR="00105FFA" w:rsidRDefault="00105FFA" w:rsidP="00105FFA">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105FFA" w:rsidRDefault="00105FFA" w:rsidP="00105FFA">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105FFA" w:rsidRDefault="00105FFA" w:rsidP="00105FFA">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105FFA" w:rsidRPr="00105FFA" w:rsidRDefault="00586128" w:rsidP="00105FFA">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Pr>
          <w:rFonts w:ascii="Times New Roman" w:eastAsia="Times New Roman" w:hAnsi="Times New Roman" w:cs="Times New Roman"/>
          <w:b/>
          <w:bCs/>
          <w:kern w:val="36"/>
          <w:sz w:val="48"/>
          <w:szCs w:val="48"/>
          <w:lang w:eastAsia="nb-NO"/>
        </w:rPr>
        <w:t>N</w:t>
      </w:r>
      <w:r w:rsidR="00105FFA" w:rsidRPr="00105FFA">
        <w:rPr>
          <w:rFonts w:ascii="Times New Roman" w:eastAsia="Times New Roman" w:hAnsi="Times New Roman" w:cs="Times New Roman"/>
          <w:b/>
          <w:bCs/>
          <w:kern w:val="36"/>
          <w:sz w:val="48"/>
          <w:szCs w:val="48"/>
          <w:lang w:eastAsia="nb-NO"/>
        </w:rPr>
        <w:t>ova ter</w:t>
      </w:r>
      <w:r w:rsidR="009662CD">
        <w:rPr>
          <w:rFonts w:ascii="Times New Roman" w:eastAsia="Times New Roman" w:hAnsi="Times New Roman" w:cs="Times New Roman"/>
          <w:b/>
          <w:bCs/>
          <w:kern w:val="36"/>
          <w:sz w:val="48"/>
          <w:szCs w:val="48"/>
          <w:lang w:eastAsia="nb-NO"/>
        </w:rPr>
        <w:t>r</w:t>
      </w:r>
      <w:r w:rsidR="00105FFA" w:rsidRPr="00105FFA">
        <w:rPr>
          <w:rFonts w:ascii="Times New Roman" w:eastAsia="Times New Roman" w:hAnsi="Times New Roman" w:cs="Times New Roman"/>
          <w:b/>
          <w:bCs/>
          <w:kern w:val="36"/>
          <w:sz w:val="48"/>
          <w:szCs w:val="48"/>
          <w:lang w:eastAsia="nb-NO"/>
        </w:rPr>
        <w:t>assemarkiser</w:t>
      </w:r>
    </w:p>
    <w:p w:rsidR="00105FFA" w:rsidRPr="00105FFA" w:rsidRDefault="00105FFA" w:rsidP="00105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Nova er en meget sterk og solid terrassemarkise.</w:t>
      </w:r>
    </w:p>
    <w:p w:rsidR="00105FFA" w:rsidRPr="00105FFA" w:rsidRDefault="00105FFA" w:rsidP="00105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Duken er beskyttet i en halvkassett, noe som gir en lengre levetid på duken.</w:t>
      </w:r>
    </w:p>
    <w:p w:rsidR="00105FFA" w:rsidRPr="00105FFA" w:rsidRDefault="00105FFA" w:rsidP="00105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 xml:space="preserve">Eksklusiv terrassemarkise til konkurransedyktig pris. </w:t>
      </w:r>
    </w:p>
    <w:p w:rsidR="00105FFA" w:rsidRPr="00105FFA" w:rsidRDefault="00105FFA" w:rsidP="00105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 xml:space="preserve">Profilene til Nova er laget i ekstrudert eller støpt aluminium for optimal styrke. Firkantrør og dukrør er i stål. </w:t>
      </w:r>
    </w:p>
    <w:p w:rsidR="00105FFA" w:rsidRPr="00105FFA" w:rsidRDefault="009662CD" w:rsidP="00105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Dyneema</w:t>
      </w:r>
      <w:r w:rsidR="00105FFA" w:rsidRPr="00105FFA">
        <w:rPr>
          <w:rFonts w:ascii="Times New Roman" w:eastAsia="Times New Roman" w:hAnsi="Times New Roman" w:cs="Times New Roman"/>
          <w:sz w:val="24"/>
          <w:szCs w:val="24"/>
          <w:lang w:eastAsia="nb-NO"/>
        </w:rPr>
        <w:t xml:space="preserve"> bånd gir lengre levetid på armene. Knirker og ruster ikke.</w:t>
      </w:r>
    </w:p>
    <w:p w:rsidR="00105FFA" w:rsidRPr="00105FFA" w:rsidRDefault="00105FFA" w:rsidP="00105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t>Du kan velge markiseskrog i grått, hvitt eller sortlakkert ru metallic.</w:t>
      </w:r>
    </w:p>
    <w:p w:rsidR="00105FFA" w:rsidRPr="00105FFA" w:rsidRDefault="00105FFA" w:rsidP="00105FFA">
      <w:pPr>
        <w:numPr>
          <w:ilvl w:val="0"/>
          <w:numId w:val="1"/>
        </w:numPr>
        <w:spacing w:before="100" w:beforeAutospacing="1" w:after="100" w:afterAutospacing="1" w:line="240" w:lineRule="auto"/>
        <w:rPr>
          <w:rFonts w:ascii="Times New Roman" w:eastAsia="Times New Roman" w:hAnsi="Times New Roman" w:cs="Times New Roman"/>
          <w:sz w:val="24"/>
          <w:szCs w:val="24"/>
          <w:lang w:eastAsia="nb-NO"/>
        </w:rPr>
      </w:pPr>
      <w:r w:rsidRPr="00105FFA">
        <w:rPr>
          <w:rFonts w:ascii="Times New Roman" w:eastAsia="Times New Roman" w:hAnsi="Times New Roman" w:cs="Times New Roman"/>
          <w:sz w:val="24"/>
          <w:szCs w:val="24"/>
          <w:lang w:eastAsia="nb-NO"/>
        </w:rPr>
        <w:lastRenderedPageBreak/>
        <w:t>Fås i opptil 7 m bredde og 3,5 m utfall.</w:t>
      </w:r>
    </w:p>
    <w:p w:rsidR="00105FFA" w:rsidRDefault="009662CD" w:rsidP="00105FFA">
      <w:pPr>
        <w:numPr>
          <w:ilvl w:val="0"/>
          <w:numId w:val="1"/>
        </w:numPr>
        <w:spacing w:before="100" w:beforeAutospacing="1" w:after="24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Leveres nå med Dyneema</w:t>
      </w:r>
      <w:r w:rsidR="00105FFA" w:rsidRPr="00105FFA">
        <w:rPr>
          <w:rFonts w:ascii="Arial" w:eastAsia="Times New Roman" w:hAnsi="Arial" w:cs="Arial"/>
          <w:color w:val="444444"/>
          <w:sz w:val="20"/>
          <w:szCs w:val="20"/>
          <w:shd w:val="clear" w:color="auto" w:fill="FFFFFF"/>
          <w:lang w:eastAsia="nb-NO"/>
        </w:rPr>
        <w:t>-</w:t>
      </w:r>
      <w:r w:rsidR="00105FFA" w:rsidRPr="00105FFA">
        <w:rPr>
          <w:rFonts w:ascii="Times New Roman" w:eastAsia="Times New Roman" w:hAnsi="Times New Roman" w:cs="Times New Roman"/>
          <w:sz w:val="24"/>
          <w:szCs w:val="24"/>
          <w:lang w:eastAsia="nb-NO"/>
        </w:rPr>
        <w:t>bånd i leddet, et høykvalitetsbånd av kevlar. Dette er en videreutvikling og forbedring fra wire som vi brukte tidligere. </w:t>
      </w:r>
      <w:r w:rsidR="00105FFA" w:rsidRPr="00105FFA">
        <w:rPr>
          <w:rFonts w:ascii="Times New Roman" w:eastAsia="Times New Roman" w:hAnsi="Times New Roman" w:cs="Times New Roman"/>
          <w:sz w:val="24"/>
          <w:szCs w:val="24"/>
          <w:lang w:eastAsia="nb-NO"/>
        </w:rPr>
        <w:br/>
      </w:r>
    </w:p>
    <w:p w:rsidR="00DC1B52" w:rsidRPr="00DC1B52" w:rsidRDefault="00DC1B52" w:rsidP="00DC1B52">
      <w:pPr>
        <w:spacing w:before="100" w:beforeAutospacing="1" w:after="270" w:line="240" w:lineRule="auto"/>
        <w:outlineLvl w:val="2"/>
        <w:rPr>
          <w:rFonts w:ascii="Times New Roman" w:eastAsia="Times New Roman" w:hAnsi="Times New Roman" w:cs="Times New Roman"/>
          <w:b/>
          <w:bCs/>
          <w:sz w:val="27"/>
          <w:szCs w:val="27"/>
          <w:lang w:eastAsia="nb-NO"/>
        </w:rPr>
      </w:pPr>
      <w:r w:rsidRPr="00DC1B52">
        <w:rPr>
          <w:rFonts w:ascii="Times New Roman" w:eastAsia="Times New Roman" w:hAnsi="Times New Roman" w:cs="Times New Roman"/>
          <w:b/>
          <w:bCs/>
          <w:sz w:val="27"/>
          <w:szCs w:val="27"/>
          <w:lang w:eastAsia="nb-NO"/>
        </w:rPr>
        <w:t>Nova med Marcesa-løsning</w:t>
      </w:r>
    </w:p>
    <w:p w:rsidR="00DC1B52" w:rsidRPr="00DC1B52" w:rsidRDefault="00DC1B52" w:rsidP="00DC1B52">
      <w:pPr>
        <w:numPr>
          <w:ilvl w:val="0"/>
          <w:numId w:val="14"/>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Marcesa –funksjonen med dukbalk gir ekstra ståhøyde, smart hvis lav høyde og/eller for å kunne åpne terrassedør.</w:t>
      </w:r>
    </w:p>
    <w:p w:rsidR="00DC1B52" w:rsidRDefault="00DC1B52" w:rsidP="00DC1B52">
      <w:pPr>
        <w:numPr>
          <w:ilvl w:val="0"/>
          <w:numId w:val="14"/>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 xml:space="preserve">Nova Marcesa er samme som Nova men i tillegg konstruert med en langsgående midtbalk, noe som gir en mer stabil og romsligere markise. </w:t>
      </w:r>
    </w:p>
    <w:p w:rsidR="00DC1B52" w:rsidRDefault="00DC1B52" w:rsidP="00DC1B52">
      <w:pPr>
        <w:numPr>
          <w:ilvl w:val="0"/>
          <w:numId w:val="14"/>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 xml:space="preserve">Gir bedre høyde under markisen. </w:t>
      </w:r>
    </w:p>
    <w:p w:rsidR="00DC1B52" w:rsidRDefault="00DC1B52" w:rsidP="00DC1B52">
      <w:pPr>
        <w:numPr>
          <w:ilvl w:val="0"/>
          <w:numId w:val="14"/>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Spesielt e</w:t>
      </w:r>
      <w:r>
        <w:rPr>
          <w:rFonts w:ascii="Times New Roman" w:eastAsia="Times New Roman" w:hAnsi="Times New Roman" w:cs="Times New Roman"/>
          <w:sz w:val="24"/>
          <w:szCs w:val="24"/>
          <w:lang w:eastAsia="nb-NO"/>
        </w:rPr>
        <w:t>gnet ved utslående terrassedør.</w:t>
      </w:r>
    </w:p>
    <w:p w:rsidR="00DC1B52" w:rsidRDefault="00DC1B52" w:rsidP="00DC1B52">
      <w:pPr>
        <w:numPr>
          <w:ilvl w:val="0"/>
          <w:numId w:val="14"/>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 xml:space="preserve">Midtbalken gjør at duken blir strammere. </w:t>
      </w:r>
    </w:p>
    <w:p w:rsidR="00DC1B52" w:rsidRPr="00DC1B52" w:rsidRDefault="009662CD" w:rsidP="00DC1B52">
      <w:pPr>
        <w:numPr>
          <w:ilvl w:val="0"/>
          <w:numId w:val="14"/>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Leveres nå med Dyneema</w:t>
      </w:r>
      <w:r w:rsidR="00DC1B52" w:rsidRPr="00DC1B52">
        <w:rPr>
          <w:rFonts w:ascii="Arial" w:eastAsia="Times New Roman" w:hAnsi="Arial" w:cs="Arial"/>
          <w:color w:val="444444"/>
          <w:sz w:val="20"/>
          <w:szCs w:val="20"/>
          <w:shd w:val="clear" w:color="auto" w:fill="FFFFFF"/>
          <w:lang w:eastAsia="nb-NO"/>
        </w:rPr>
        <w:t>-</w:t>
      </w:r>
      <w:r w:rsidR="00DC1B52" w:rsidRPr="00DC1B52">
        <w:rPr>
          <w:rFonts w:ascii="Times New Roman" w:eastAsia="Times New Roman" w:hAnsi="Times New Roman" w:cs="Times New Roman"/>
          <w:sz w:val="24"/>
          <w:szCs w:val="24"/>
          <w:lang w:eastAsia="nb-NO"/>
        </w:rPr>
        <w:t>bånd i leddet, et høykvalitetsbånd av kevlar. Dette er en videreutvikling og forbedring fra wire som vi brukte tidligere. </w:t>
      </w:r>
    </w:p>
    <w:p w:rsidR="00DC1B52" w:rsidRDefault="00DC1B52" w:rsidP="00DC1B52">
      <w:pPr>
        <w:tabs>
          <w:tab w:val="left" w:pos="720"/>
        </w:tabs>
        <w:spacing w:before="100" w:beforeAutospacing="1" w:after="240" w:line="240" w:lineRule="auto"/>
        <w:rPr>
          <w:rFonts w:ascii="Times New Roman" w:eastAsia="Times New Roman" w:hAnsi="Times New Roman" w:cs="Times New Roman"/>
          <w:sz w:val="44"/>
          <w:szCs w:val="44"/>
          <w:lang w:eastAsia="nb-NO"/>
        </w:rPr>
      </w:pPr>
      <w:r>
        <w:rPr>
          <w:rFonts w:ascii="Times New Roman" w:eastAsia="Times New Roman" w:hAnsi="Times New Roman" w:cs="Times New Roman"/>
          <w:sz w:val="44"/>
          <w:szCs w:val="44"/>
          <w:lang w:eastAsia="nb-NO"/>
        </w:rPr>
        <w:tab/>
      </w:r>
    </w:p>
    <w:p w:rsidR="00DC1B52" w:rsidRDefault="00DC1B52" w:rsidP="00DC1B52">
      <w:pPr>
        <w:spacing w:before="100" w:beforeAutospacing="1" w:after="240" w:line="240" w:lineRule="auto"/>
        <w:rPr>
          <w:rFonts w:ascii="Times New Roman" w:eastAsia="Times New Roman" w:hAnsi="Times New Roman" w:cs="Times New Roman"/>
          <w:sz w:val="44"/>
          <w:szCs w:val="44"/>
          <w:lang w:eastAsia="nb-NO"/>
        </w:rPr>
      </w:pPr>
    </w:p>
    <w:p w:rsidR="00DC1B52" w:rsidRPr="00DC1B52" w:rsidRDefault="00DC1B52" w:rsidP="00DC1B52">
      <w:pPr>
        <w:spacing w:before="100" w:beforeAutospacing="1" w:after="240" w:line="240" w:lineRule="auto"/>
        <w:rPr>
          <w:rFonts w:ascii="Times New Roman" w:eastAsia="Times New Roman" w:hAnsi="Times New Roman" w:cs="Times New Roman"/>
          <w:sz w:val="44"/>
          <w:szCs w:val="44"/>
          <w:lang w:eastAsia="nb-NO"/>
        </w:rPr>
      </w:pPr>
      <w:r w:rsidRPr="00DC1B52">
        <w:rPr>
          <w:rFonts w:ascii="Times New Roman" w:eastAsia="Times New Roman" w:hAnsi="Times New Roman" w:cs="Times New Roman"/>
          <w:sz w:val="44"/>
          <w:szCs w:val="44"/>
          <w:lang w:eastAsia="nb-NO"/>
        </w:rPr>
        <w:t>Classic light</w:t>
      </w:r>
    </w:p>
    <w:p w:rsidR="00DC1B52" w:rsidRPr="00DC1B52" w:rsidRDefault="00DC1B52" w:rsidP="00DC1B52">
      <w:pPr>
        <w:spacing w:after="240"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Classic Light er en svært konkurransedyktig terrassemarkise og egner seg godt på terrasser som ligger i le for vind.</w:t>
      </w:r>
    </w:p>
    <w:p w:rsidR="00DC1B52" w:rsidRPr="00DC1B52" w:rsidRDefault="00DC1B52" w:rsidP="00DC1B52">
      <w:pPr>
        <w:numPr>
          <w:ilvl w:val="0"/>
          <w:numId w:val="10"/>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Leveres motorisert men kan også leveres med sveivdrift til enda rimeligere pris.</w:t>
      </w:r>
    </w:p>
    <w:p w:rsidR="00DC1B52" w:rsidRPr="00DC1B52" w:rsidRDefault="007B69F5" w:rsidP="00DC1B52">
      <w:pPr>
        <w:numPr>
          <w:ilvl w:val="0"/>
          <w:numId w:val="10"/>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Kan også leveres med</w:t>
      </w:r>
      <w:r w:rsidR="00DC1B52" w:rsidRPr="00DC1B52">
        <w:rPr>
          <w:rFonts w:ascii="Times New Roman" w:eastAsia="Times New Roman" w:hAnsi="Times New Roman" w:cs="Times New Roman"/>
          <w:sz w:val="24"/>
          <w:szCs w:val="24"/>
          <w:lang w:eastAsia="nb-NO"/>
        </w:rPr>
        <w:t xml:space="preserve"> sol- og vindautomatikk.</w:t>
      </w:r>
    </w:p>
    <w:p w:rsidR="00DC1B52" w:rsidRPr="00DC1B52" w:rsidRDefault="00DC1B52" w:rsidP="00DC1B52">
      <w:pPr>
        <w:numPr>
          <w:ilvl w:val="0"/>
          <w:numId w:val="10"/>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Ved behov kan beskyttelsestak i forskjellige utførelser leveres.</w:t>
      </w:r>
    </w:p>
    <w:p w:rsidR="00DC1B52" w:rsidRPr="00DC1B52" w:rsidRDefault="00DC1B52" w:rsidP="00DC1B52">
      <w:pPr>
        <w:numPr>
          <w:ilvl w:val="0"/>
          <w:numId w:val="10"/>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Farge: Grått skrog og med fritt valg av duk fra Kjells markisers rikholdige utvalg.</w:t>
      </w:r>
    </w:p>
    <w:p w:rsidR="00DC1B52" w:rsidRPr="00DC1B52" w:rsidRDefault="00DC1B52" w:rsidP="00DC1B52">
      <w:pPr>
        <w:numPr>
          <w:ilvl w:val="0"/>
          <w:numId w:val="10"/>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Utfall på Classic Light terrassemarkise er fra 1,5 til 3,0 m.  Bredde fra 2 til 5 m.</w:t>
      </w:r>
    </w:p>
    <w:p w:rsidR="00DC1B52" w:rsidRPr="00DC1B52" w:rsidRDefault="009662CD" w:rsidP="00DC1B52">
      <w:pPr>
        <w:numPr>
          <w:ilvl w:val="0"/>
          <w:numId w:val="10"/>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Leveres nå med Dyneema</w:t>
      </w:r>
      <w:r w:rsidR="00DC1B52" w:rsidRPr="00DC1B52">
        <w:rPr>
          <w:rFonts w:ascii="Times New Roman" w:eastAsia="Times New Roman" w:hAnsi="Times New Roman" w:cs="Times New Roman"/>
          <w:sz w:val="24"/>
          <w:szCs w:val="24"/>
          <w:lang w:eastAsia="nb-NO"/>
        </w:rPr>
        <w:t>-bånd i leddet, et høykvalitetsbånd av kevlar. Dette er en videreutvikling og forbedring fra wire som vi brukte tidligere. </w:t>
      </w:r>
    </w:p>
    <w:p w:rsidR="00DC1B52" w:rsidRPr="00DC1B52" w:rsidRDefault="00DC1B52" w:rsidP="00DC1B52">
      <w:pPr>
        <w:spacing w:after="0"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 </w:t>
      </w:r>
    </w:p>
    <w:p w:rsidR="00DC1B52" w:rsidRPr="00DC1B52" w:rsidRDefault="00DC1B52" w:rsidP="00DC1B52">
      <w:pPr>
        <w:spacing w:after="0"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 </w:t>
      </w:r>
    </w:p>
    <w:p w:rsidR="00DC1B52" w:rsidRPr="00DC1B52" w:rsidRDefault="00DC1B52" w:rsidP="00DC1B52">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DC1B52">
        <w:rPr>
          <w:rFonts w:ascii="Times New Roman" w:eastAsia="Times New Roman" w:hAnsi="Times New Roman" w:cs="Times New Roman"/>
          <w:b/>
          <w:bCs/>
          <w:kern w:val="36"/>
          <w:sz w:val="48"/>
          <w:szCs w:val="48"/>
          <w:lang w:eastAsia="nb-NO"/>
        </w:rPr>
        <w:t>Kjells Kassettmarkise</w:t>
      </w:r>
    </w:p>
    <w:p w:rsidR="00DC1B52" w:rsidRPr="00DC1B52" w:rsidRDefault="00DC1B52" w:rsidP="00DC1B52">
      <w:pPr>
        <w:spacing w:after="240"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Det spesielle med denne markisen er at markisearmer og duk ligger helt innkapslet i kassetten. Dette gir et lekkert utseende kombinert med optimal beskyttelse og lang levetid.</w:t>
      </w:r>
    </w:p>
    <w:p w:rsidR="00DC1B52" w:rsidRPr="00DC1B52" w:rsidRDefault="00DC1B52" w:rsidP="00DC1B52">
      <w:pPr>
        <w:numPr>
          <w:ilvl w:val="0"/>
          <w:numId w:val="11"/>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Motorisert styring.</w:t>
      </w:r>
    </w:p>
    <w:p w:rsidR="00DC1B52" w:rsidRPr="00DC1B52" w:rsidRDefault="00DC1B52" w:rsidP="00DC1B52">
      <w:pPr>
        <w:numPr>
          <w:ilvl w:val="0"/>
          <w:numId w:val="11"/>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Valgfri duk.</w:t>
      </w:r>
    </w:p>
    <w:p w:rsidR="00DC1B52" w:rsidRPr="00DC1B52" w:rsidRDefault="00DC1B52" w:rsidP="00DC1B52">
      <w:pPr>
        <w:numPr>
          <w:ilvl w:val="0"/>
          <w:numId w:val="11"/>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Solide armer med dobbel wire.</w:t>
      </w:r>
    </w:p>
    <w:p w:rsidR="00DC1B52" w:rsidRPr="00DC1B52" w:rsidRDefault="00DC1B52" w:rsidP="00DC1B52">
      <w:pPr>
        <w:numPr>
          <w:ilvl w:val="0"/>
          <w:numId w:val="11"/>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Bredde opptil 6 meter.</w:t>
      </w:r>
    </w:p>
    <w:p w:rsidR="00DC1B52" w:rsidRPr="00DC1B52" w:rsidRDefault="00DC1B52" w:rsidP="00DC1B52">
      <w:pPr>
        <w:numPr>
          <w:ilvl w:val="0"/>
          <w:numId w:val="11"/>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Utfall opptil 3 meter.</w:t>
      </w:r>
    </w:p>
    <w:p w:rsidR="00DC1B52" w:rsidRPr="00DC1B52" w:rsidRDefault="00DC1B52" w:rsidP="00DC1B52">
      <w:pPr>
        <w:numPr>
          <w:ilvl w:val="0"/>
          <w:numId w:val="11"/>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lastRenderedPageBreak/>
        <w:t>Elegant design.</w:t>
      </w:r>
    </w:p>
    <w:p w:rsidR="00DC1B52" w:rsidRPr="00DC1B52" w:rsidRDefault="00DC1B52" w:rsidP="00DC1B52">
      <w:pPr>
        <w:numPr>
          <w:ilvl w:val="0"/>
          <w:numId w:val="11"/>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Lang levetid.</w:t>
      </w:r>
    </w:p>
    <w:p w:rsidR="00DC1B52" w:rsidRPr="00DC1B52" w:rsidRDefault="00DC1B52" w:rsidP="00DC1B52">
      <w:pPr>
        <w:numPr>
          <w:ilvl w:val="0"/>
          <w:numId w:val="11"/>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Profilfarge: grå metallic og hvit.</w:t>
      </w:r>
    </w:p>
    <w:p w:rsidR="00DC1B52" w:rsidRDefault="00DC1B52" w:rsidP="00DC1B52">
      <w:pPr>
        <w:spacing w:before="100" w:beforeAutospacing="1" w:after="240" w:line="240" w:lineRule="auto"/>
        <w:rPr>
          <w:rFonts w:ascii="Times New Roman" w:eastAsia="Times New Roman" w:hAnsi="Times New Roman" w:cs="Times New Roman"/>
          <w:sz w:val="24"/>
          <w:szCs w:val="24"/>
          <w:lang w:eastAsia="nb-NO"/>
        </w:rPr>
      </w:pPr>
    </w:p>
    <w:p w:rsidR="00DC1B52" w:rsidRDefault="00042C8B" w:rsidP="00DC1B52">
      <w:pPr>
        <w:tabs>
          <w:tab w:val="left" w:pos="720"/>
        </w:tabs>
        <w:spacing w:before="100" w:beforeAutospacing="1" w:after="240" w:line="240" w:lineRule="auto"/>
        <w:rPr>
          <w:rFonts w:ascii="Times New Roman" w:eastAsia="Times New Roman" w:hAnsi="Times New Roman" w:cs="Times New Roman"/>
          <w:sz w:val="44"/>
          <w:szCs w:val="44"/>
          <w:lang w:eastAsia="nb-NO"/>
        </w:rPr>
      </w:pPr>
      <w:r>
        <w:rPr>
          <w:rStyle w:val="Sterk"/>
          <w:sz w:val="44"/>
          <w:szCs w:val="44"/>
        </w:rPr>
        <w:t>T</w:t>
      </w:r>
      <w:r w:rsidR="00DC1B52" w:rsidRPr="00DC1B52">
        <w:rPr>
          <w:rStyle w:val="Sterk"/>
          <w:sz w:val="44"/>
          <w:szCs w:val="44"/>
        </w:rPr>
        <w:t>akmarkise</w:t>
      </w:r>
      <w:r w:rsidR="00DC1B52">
        <w:rPr>
          <w:rStyle w:val="Sterk"/>
          <w:sz w:val="18"/>
          <w:szCs w:val="18"/>
        </w:rPr>
        <w:t xml:space="preserve"> </w:t>
      </w:r>
      <w:r w:rsidRPr="00042C8B">
        <w:rPr>
          <w:rStyle w:val="Sterk"/>
          <w:sz w:val="44"/>
          <w:szCs w:val="44"/>
        </w:rPr>
        <w:t xml:space="preserve"> Omega</w:t>
      </w:r>
      <w:r w:rsidR="00DC1B52">
        <w:rPr>
          <w:b/>
          <w:bCs/>
          <w:sz w:val="18"/>
          <w:szCs w:val="18"/>
        </w:rPr>
        <w:br/>
      </w:r>
      <w:r w:rsidR="00DC1B52">
        <w:br/>
        <w:t xml:space="preserve">Solskjermingsprodukt for glassfasade i tak (vinterhager etc.). </w:t>
      </w:r>
      <w:r w:rsidR="00DC1B52">
        <w:br/>
      </w:r>
      <w:r w:rsidR="00DC1B52">
        <w:br/>
        <w:t xml:space="preserve">Monteres utvendig. </w:t>
      </w:r>
      <w:r w:rsidR="00DC1B52">
        <w:br/>
      </w:r>
      <w:r w:rsidR="00DC1B52">
        <w:br/>
        <w:t xml:space="preserve">Primært benyttes en Screen duk som gir litt utsyn, men i tillegg skjermer for solen. </w:t>
      </w:r>
      <w:r w:rsidR="00DC1B52">
        <w:br/>
      </w:r>
      <w:r w:rsidR="00DC1B52">
        <w:br/>
        <w:t xml:space="preserve">Duken holder seg stram i alle posisjoner. </w:t>
      </w:r>
      <w:r w:rsidR="00DC1B52">
        <w:br/>
      </w:r>
      <w:r w:rsidR="00DC1B52">
        <w:br/>
        <w:t xml:space="preserve">Maks bredde: 5m </w:t>
      </w:r>
      <w:r w:rsidR="00DC1B52">
        <w:br/>
        <w:t xml:space="preserve">Maks utfall: 5m </w:t>
      </w:r>
      <w:r w:rsidR="00DC1B52">
        <w:br/>
        <w:t xml:space="preserve">Men maks 17,5 m² totalt. </w:t>
      </w:r>
      <w:r w:rsidR="00DC1B52">
        <w:br/>
      </w:r>
      <w:r w:rsidR="00DC1B52">
        <w:br/>
        <w:t xml:space="preserve">Leveres i RAL 9001 og RAL 8019 som standard. </w:t>
      </w:r>
      <w:r w:rsidR="00DC1B52">
        <w:br/>
        <w:t xml:space="preserve">Andre farger + natureloksert mot tillegg. </w:t>
      </w:r>
      <w:r w:rsidR="00DC1B52">
        <w:br/>
      </w:r>
      <w:r w:rsidR="00DC1B52">
        <w:br/>
        <w:t xml:space="preserve">Kan brukes til profilering. </w:t>
      </w:r>
      <w:r w:rsidR="00DC1B52">
        <w:br/>
      </w:r>
      <w:r w:rsidR="00DC1B52">
        <w:br/>
        <w:t>Betjenes med motor.</w:t>
      </w:r>
    </w:p>
    <w:p w:rsidR="00DC1B52" w:rsidRPr="00DC1B52" w:rsidRDefault="00DC1B52" w:rsidP="00DC1B52">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DC1B52">
        <w:rPr>
          <w:rFonts w:ascii="Times New Roman" w:eastAsia="Times New Roman" w:hAnsi="Times New Roman" w:cs="Times New Roman"/>
          <w:b/>
          <w:bCs/>
          <w:kern w:val="36"/>
          <w:sz w:val="48"/>
          <w:szCs w:val="48"/>
          <w:lang w:eastAsia="nb-NO"/>
        </w:rPr>
        <w:t>Vindusmarkise med fjærarm</w:t>
      </w:r>
    </w:p>
    <w:p w:rsidR="00DC1B52" w:rsidRPr="00DC1B52" w:rsidRDefault="00DC1B52" w:rsidP="00DC1B52">
      <w:pPr>
        <w:spacing w:after="240"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Kjells vindusmarkise har fjærer i markisearmene som holder duken stram. Markisen er laget i lakkerte profiler.</w:t>
      </w:r>
    </w:p>
    <w:p w:rsidR="00DC1B52" w:rsidRPr="00DC1B52" w:rsidRDefault="00DC1B52" w:rsidP="00DC1B52">
      <w:pPr>
        <w:numPr>
          <w:ilvl w:val="0"/>
          <w:numId w:val="17"/>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Praktisk solskjerming.</w:t>
      </w:r>
    </w:p>
    <w:p w:rsidR="00DC1B52" w:rsidRPr="00DC1B52" w:rsidRDefault="00DC1B52" w:rsidP="00DC1B52">
      <w:pPr>
        <w:numPr>
          <w:ilvl w:val="0"/>
          <w:numId w:val="17"/>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Skreddersydd.</w:t>
      </w:r>
    </w:p>
    <w:p w:rsidR="00DC1B52" w:rsidRPr="00DC1B52" w:rsidRDefault="00DC1B52" w:rsidP="00DC1B52">
      <w:pPr>
        <w:numPr>
          <w:ilvl w:val="0"/>
          <w:numId w:val="17"/>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Valgfri duk.</w:t>
      </w:r>
    </w:p>
    <w:p w:rsidR="00DC1B52" w:rsidRPr="00DC1B52" w:rsidRDefault="00DC1B52" w:rsidP="00DC1B52">
      <w:pPr>
        <w:numPr>
          <w:ilvl w:val="0"/>
          <w:numId w:val="17"/>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Hvit eller grå profilfarge.</w:t>
      </w:r>
    </w:p>
    <w:p w:rsidR="00DC1B52" w:rsidRPr="00DC1B52" w:rsidRDefault="00DC1B52" w:rsidP="00DC1B52">
      <w:pPr>
        <w:numPr>
          <w:ilvl w:val="0"/>
          <w:numId w:val="17"/>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Motordrift eller manuell betjening.</w:t>
      </w:r>
    </w:p>
    <w:p w:rsidR="00DC1B52" w:rsidRPr="00DC1B52" w:rsidRDefault="00DC1B52" w:rsidP="00DC1B52">
      <w:pPr>
        <w:numPr>
          <w:ilvl w:val="0"/>
          <w:numId w:val="17"/>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Bredde opptil 6 meter.</w:t>
      </w:r>
    </w:p>
    <w:p w:rsidR="00DC1B52" w:rsidRPr="00DC1B52" w:rsidRDefault="00DC1B52" w:rsidP="00DC1B52">
      <w:pPr>
        <w:numPr>
          <w:ilvl w:val="0"/>
          <w:numId w:val="17"/>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Utfall opptil 1,2 meter.</w:t>
      </w:r>
    </w:p>
    <w:p w:rsidR="00DC1B52" w:rsidRDefault="00DC1B52" w:rsidP="00DC1B52">
      <w:pPr>
        <w:numPr>
          <w:ilvl w:val="0"/>
          <w:numId w:val="17"/>
        </w:numPr>
        <w:spacing w:before="100" w:beforeAutospacing="1" w:after="100" w:afterAutospacing="1" w:line="240" w:lineRule="auto"/>
        <w:rPr>
          <w:rFonts w:ascii="Times New Roman" w:eastAsia="Times New Roman" w:hAnsi="Times New Roman" w:cs="Times New Roman"/>
          <w:sz w:val="24"/>
          <w:szCs w:val="24"/>
          <w:lang w:eastAsia="nb-NO"/>
        </w:rPr>
      </w:pPr>
      <w:r w:rsidRPr="00DC1B52">
        <w:rPr>
          <w:rFonts w:ascii="Times New Roman" w:eastAsia="Times New Roman" w:hAnsi="Times New Roman" w:cs="Times New Roman"/>
          <w:sz w:val="24"/>
          <w:szCs w:val="24"/>
          <w:lang w:eastAsia="nb-NO"/>
        </w:rPr>
        <w:t>Solide armer og markisekasse.</w:t>
      </w:r>
    </w:p>
    <w:tbl>
      <w:tblPr>
        <w:tblW w:w="5547" w:type="pct"/>
        <w:tblCellSpacing w:w="0" w:type="dxa"/>
        <w:tblInd w:w="-993" w:type="dxa"/>
        <w:tblCellMar>
          <w:left w:w="0" w:type="dxa"/>
          <w:right w:w="0" w:type="dxa"/>
        </w:tblCellMar>
        <w:tblLook w:val="04A0" w:firstRow="1" w:lastRow="0" w:firstColumn="1" w:lastColumn="0" w:noHBand="0" w:noVBand="1"/>
      </w:tblPr>
      <w:tblGrid>
        <w:gridCol w:w="10064"/>
      </w:tblGrid>
      <w:tr w:rsidR="0018234C" w:rsidRPr="0018234C" w:rsidTr="0018234C">
        <w:trPr>
          <w:tblCellSpacing w:w="0" w:type="dxa"/>
        </w:trPr>
        <w:tc>
          <w:tcPr>
            <w:tcW w:w="5000" w:type="pct"/>
            <w:vAlign w:val="center"/>
            <w:hideMark/>
          </w:tcPr>
          <w:p w:rsidR="0018234C" w:rsidRDefault="0018234C" w:rsidP="0018234C">
            <w:pPr>
              <w:spacing w:before="100" w:beforeAutospacing="1" w:after="100" w:afterAutospacing="1" w:line="240" w:lineRule="auto"/>
              <w:rPr>
                <w:rFonts w:ascii="Times New Roman" w:eastAsia="Times New Roman" w:hAnsi="Times New Roman" w:cs="Times New Roman"/>
                <w:b/>
                <w:bCs/>
                <w:sz w:val="44"/>
                <w:szCs w:val="44"/>
                <w:lang w:eastAsia="nb-NO"/>
              </w:rPr>
            </w:pPr>
            <w:r w:rsidRPr="0018234C">
              <w:rPr>
                <w:rFonts w:ascii="Times New Roman" w:eastAsia="Times New Roman" w:hAnsi="Times New Roman" w:cs="Times New Roman"/>
                <w:i/>
                <w:iCs/>
                <w:sz w:val="24"/>
                <w:szCs w:val="24"/>
                <w:lang w:eastAsia="nb-NO"/>
              </w:rPr>
              <w:br/>
            </w:r>
            <w:r>
              <w:rPr>
                <w:rFonts w:ascii="Times New Roman" w:eastAsia="Times New Roman" w:hAnsi="Times New Roman" w:cs="Times New Roman"/>
                <w:sz w:val="24"/>
                <w:szCs w:val="24"/>
                <w:lang w:eastAsia="nb-NO"/>
              </w:rPr>
              <w:br/>
            </w:r>
            <w:r w:rsidRPr="0018234C">
              <w:rPr>
                <w:rFonts w:ascii="Times New Roman" w:eastAsia="Times New Roman" w:hAnsi="Times New Roman" w:cs="Times New Roman"/>
                <w:b/>
                <w:bCs/>
                <w:sz w:val="44"/>
                <w:szCs w:val="44"/>
                <w:lang w:eastAsia="nb-NO"/>
              </w:rPr>
              <w:t xml:space="preserve">Fasademarkise </w:t>
            </w:r>
          </w:p>
          <w:p w:rsidR="0018234C" w:rsidRPr="0018234C" w:rsidRDefault="0018234C" w:rsidP="0018234C">
            <w:pPr>
              <w:spacing w:before="100" w:beforeAutospacing="1" w:after="100" w:afterAutospacing="1" w:line="240" w:lineRule="auto"/>
              <w:rPr>
                <w:rFonts w:ascii="Times New Roman" w:eastAsia="Times New Roman" w:hAnsi="Times New Roman" w:cs="Times New Roman"/>
                <w:sz w:val="24"/>
                <w:szCs w:val="24"/>
                <w:lang w:eastAsia="nb-NO"/>
              </w:rPr>
            </w:pPr>
            <w:r>
              <w:rPr>
                <w:rStyle w:val="Utheving"/>
              </w:rPr>
              <w:t xml:space="preserve">Perfekt for større vindusfelt på grunn av sin robuste utførelse. </w:t>
            </w:r>
            <w:r>
              <w:rPr>
                <w:i/>
                <w:iCs/>
              </w:rPr>
              <w:br/>
            </w:r>
            <w:r>
              <w:rPr>
                <w:i/>
                <w:iCs/>
              </w:rPr>
              <w:br/>
            </w:r>
            <w:r>
              <w:rPr>
                <w:rStyle w:val="Utheving"/>
              </w:rPr>
              <w:t xml:space="preserve">Maks 120 cm arm. </w:t>
            </w:r>
            <w:r>
              <w:rPr>
                <w:i/>
                <w:iCs/>
              </w:rPr>
              <w:br/>
            </w:r>
            <w:r>
              <w:rPr>
                <w:i/>
                <w:iCs/>
              </w:rPr>
              <w:lastRenderedPageBreak/>
              <w:br/>
            </w:r>
            <w:r>
              <w:rPr>
                <w:rStyle w:val="Utheving"/>
              </w:rPr>
              <w:t>Bredde opptil 7m.</w:t>
            </w:r>
            <w:r w:rsidRPr="0018234C">
              <w:rPr>
                <w:rFonts w:ascii="Times New Roman" w:eastAsia="Times New Roman" w:hAnsi="Times New Roman" w:cs="Times New Roman"/>
                <w:b/>
                <w:bCs/>
                <w:sz w:val="24"/>
                <w:szCs w:val="24"/>
                <w:lang w:eastAsia="nb-NO"/>
              </w:rPr>
              <w:br/>
            </w:r>
            <w:r w:rsidRPr="0018234C">
              <w:rPr>
                <w:rFonts w:ascii="Times New Roman" w:eastAsia="Times New Roman" w:hAnsi="Times New Roman" w:cs="Times New Roman"/>
                <w:sz w:val="24"/>
                <w:szCs w:val="24"/>
                <w:lang w:eastAsia="nb-NO"/>
              </w:rPr>
              <w:br/>
            </w:r>
            <w:r w:rsidRPr="0018234C">
              <w:rPr>
                <w:rFonts w:ascii="Times New Roman" w:eastAsia="Times New Roman" w:hAnsi="Times New Roman" w:cs="Times New Roman"/>
                <w:i/>
                <w:iCs/>
                <w:sz w:val="24"/>
                <w:szCs w:val="24"/>
                <w:lang w:eastAsia="nb-NO"/>
              </w:rPr>
              <w:t xml:space="preserve">Leveres med kassett for beskyttelse av duk. </w:t>
            </w:r>
            <w:r>
              <w:rPr>
                <w:rFonts w:ascii="Times New Roman" w:eastAsia="Times New Roman" w:hAnsi="Times New Roman" w:cs="Times New Roman"/>
                <w:i/>
                <w:iCs/>
                <w:sz w:val="24"/>
                <w:szCs w:val="24"/>
                <w:lang w:eastAsia="nb-NO"/>
              </w:rPr>
              <w:br/>
            </w:r>
            <w:r w:rsidRPr="0018234C">
              <w:rPr>
                <w:rFonts w:ascii="Times New Roman" w:eastAsia="Times New Roman" w:hAnsi="Times New Roman" w:cs="Times New Roman"/>
                <w:i/>
                <w:iCs/>
                <w:sz w:val="24"/>
                <w:szCs w:val="24"/>
                <w:lang w:eastAsia="nb-NO"/>
              </w:rPr>
              <w:br/>
              <w:t>Farge: eloksert aluminium med grå detaljer eller hvit utførelse</w:t>
            </w:r>
            <w:r w:rsidRPr="0018234C">
              <w:rPr>
                <w:rFonts w:ascii="Times New Roman" w:eastAsia="Times New Roman" w:hAnsi="Times New Roman" w:cs="Times New Roman"/>
                <w:sz w:val="24"/>
                <w:szCs w:val="24"/>
                <w:lang w:eastAsia="nb-NO"/>
              </w:rPr>
              <w:t xml:space="preserve">. </w:t>
            </w:r>
          </w:p>
        </w:tc>
      </w:tr>
      <w:tr w:rsidR="0018234C" w:rsidRPr="0018234C" w:rsidTr="0018234C">
        <w:trPr>
          <w:tblCellSpacing w:w="0" w:type="dxa"/>
        </w:trPr>
        <w:tc>
          <w:tcPr>
            <w:tcW w:w="5000" w:type="pct"/>
            <w:hideMark/>
          </w:tcPr>
          <w:p w:rsidR="0018234C" w:rsidRPr="0018234C" w:rsidRDefault="0018234C" w:rsidP="0018234C">
            <w:pPr>
              <w:spacing w:after="0" w:line="240" w:lineRule="auto"/>
              <w:rPr>
                <w:rFonts w:ascii="Times New Roman" w:eastAsia="Times New Roman" w:hAnsi="Times New Roman" w:cs="Times New Roman"/>
                <w:sz w:val="24"/>
                <w:szCs w:val="24"/>
                <w:lang w:eastAsia="nb-NO"/>
              </w:rPr>
            </w:pPr>
            <w:r w:rsidRPr="0018234C">
              <w:rPr>
                <w:rFonts w:ascii="Times New Roman" w:eastAsia="Times New Roman" w:hAnsi="Times New Roman" w:cs="Times New Roman"/>
                <w:noProof/>
                <w:sz w:val="24"/>
                <w:szCs w:val="24"/>
                <w:lang w:eastAsia="nb-NO"/>
              </w:rPr>
              <w:lastRenderedPageBreak/>
              <w:drawing>
                <wp:inline distT="0" distB="0" distL="0" distR="0" wp14:anchorId="22F52320" wp14:editId="7246E776">
                  <wp:extent cx="25400" cy="139700"/>
                  <wp:effectExtent l="0" t="0" r="0" b="0"/>
                  <wp:docPr id="57" name="Bilde 57" descr="http://www.vental.no/media/trans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vental.no/media/transbg.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400" cy="139700"/>
                          </a:xfrm>
                          <a:prstGeom prst="rect">
                            <a:avLst/>
                          </a:prstGeom>
                          <a:noFill/>
                          <a:ln>
                            <a:noFill/>
                          </a:ln>
                        </pic:spPr>
                      </pic:pic>
                    </a:graphicData>
                  </a:graphic>
                </wp:inline>
              </w:drawing>
            </w:r>
          </w:p>
        </w:tc>
      </w:tr>
      <w:tr w:rsidR="0018234C" w:rsidRPr="0018234C" w:rsidTr="0018234C">
        <w:trPr>
          <w:tblCellSpacing w:w="0" w:type="dxa"/>
        </w:trPr>
        <w:tc>
          <w:tcPr>
            <w:tcW w:w="5000" w:type="pct"/>
            <w:hideMark/>
          </w:tcPr>
          <w:p w:rsidR="0018234C" w:rsidRPr="0018234C" w:rsidRDefault="0018234C" w:rsidP="0018234C">
            <w:pPr>
              <w:spacing w:after="0" w:line="240" w:lineRule="auto"/>
              <w:rPr>
                <w:rFonts w:ascii="Times New Roman" w:eastAsia="Times New Roman" w:hAnsi="Times New Roman" w:cs="Times New Roman"/>
                <w:sz w:val="24"/>
                <w:szCs w:val="24"/>
                <w:lang w:eastAsia="nb-NO"/>
              </w:rPr>
            </w:pPr>
            <w:r w:rsidRPr="0018234C">
              <w:rPr>
                <w:rFonts w:ascii="Times New Roman" w:eastAsia="Times New Roman" w:hAnsi="Times New Roman" w:cs="Times New Roman"/>
                <w:noProof/>
                <w:sz w:val="24"/>
                <w:szCs w:val="24"/>
                <w:lang w:eastAsia="nb-NO"/>
              </w:rPr>
              <w:drawing>
                <wp:inline distT="0" distB="0" distL="0" distR="0" wp14:anchorId="31515A84" wp14:editId="6859D4CE">
                  <wp:extent cx="44450" cy="139700"/>
                  <wp:effectExtent l="0" t="0" r="0" b="0"/>
                  <wp:docPr id="58" name="Bilde 58" descr="http://www.vental.no/media/trans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vental.no/media/transbg.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450" cy="139700"/>
                          </a:xfrm>
                          <a:prstGeom prst="rect">
                            <a:avLst/>
                          </a:prstGeom>
                          <a:noFill/>
                          <a:ln>
                            <a:noFill/>
                          </a:ln>
                        </pic:spPr>
                      </pic:pic>
                    </a:graphicData>
                  </a:graphic>
                </wp:inline>
              </w:drawing>
            </w:r>
          </w:p>
        </w:tc>
      </w:tr>
      <w:tr w:rsidR="0018234C" w:rsidRPr="0018234C" w:rsidTr="0018234C">
        <w:trPr>
          <w:tblCellSpacing w:w="0" w:type="dxa"/>
        </w:trPr>
        <w:tc>
          <w:tcPr>
            <w:tcW w:w="5000" w:type="pct"/>
            <w:shd w:val="clear" w:color="auto" w:fill="F87A38"/>
            <w:hideMark/>
          </w:tcPr>
          <w:p w:rsidR="0018234C" w:rsidRPr="0018234C" w:rsidRDefault="0018234C" w:rsidP="0018234C">
            <w:pPr>
              <w:spacing w:after="0" w:line="240" w:lineRule="auto"/>
              <w:rPr>
                <w:rFonts w:ascii="Times New Roman" w:eastAsia="Times New Roman" w:hAnsi="Times New Roman" w:cs="Times New Roman"/>
                <w:sz w:val="24"/>
                <w:szCs w:val="24"/>
                <w:lang w:eastAsia="nb-NO"/>
              </w:rPr>
            </w:pPr>
            <w:r w:rsidRPr="0018234C">
              <w:rPr>
                <w:rFonts w:ascii="Times New Roman" w:eastAsia="Times New Roman" w:hAnsi="Times New Roman" w:cs="Times New Roman"/>
                <w:noProof/>
                <w:sz w:val="24"/>
                <w:szCs w:val="24"/>
                <w:lang w:eastAsia="nb-NO"/>
              </w:rPr>
              <w:drawing>
                <wp:inline distT="0" distB="0" distL="0" distR="0" wp14:anchorId="190A5644" wp14:editId="43B27760">
                  <wp:extent cx="6350" cy="19050"/>
                  <wp:effectExtent l="0" t="0" r="0" b="0"/>
                  <wp:docPr id="59" name="Bilde 59" descr="http://www.vental.no/media/trans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vental.no/media/transbg.g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50" cy="19050"/>
                          </a:xfrm>
                          <a:prstGeom prst="rect">
                            <a:avLst/>
                          </a:prstGeom>
                          <a:noFill/>
                          <a:ln>
                            <a:noFill/>
                          </a:ln>
                        </pic:spPr>
                      </pic:pic>
                    </a:graphicData>
                  </a:graphic>
                </wp:inline>
              </w:drawing>
            </w:r>
          </w:p>
        </w:tc>
      </w:tr>
      <w:tr w:rsidR="0018234C" w:rsidRPr="0018234C" w:rsidTr="0018234C">
        <w:trPr>
          <w:tblCellSpacing w:w="0" w:type="dxa"/>
        </w:trPr>
        <w:tc>
          <w:tcPr>
            <w:tcW w:w="5000" w:type="pct"/>
            <w:hideMark/>
          </w:tcPr>
          <w:p w:rsidR="0018234C" w:rsidRPr="0018234C" w:rsidRDefault="0018234C" w:rsidP="0018234C">
            <w:pPr>
              <w:spacing w:after="0" w:line="240" w:lineRule="auto"/>
              <w:rPr>
                <w:rFonts w:ascii="Times New Roman" w:eastAsia="Times New Roman" w:hAnsi="Times New Roman" w:cs="Times New Roman"/>
                <w:sz w:val="24"/>
                <w:szCs w:val="24"/>
                <w:lang w:eastAsia="nb-NO"/>
              </w:rPr>
            </w:pPr>
            <w:r w:rsidRPr="0018234C">
              <w:rPr>
                <w:rFonts w:ascii="Times New Roman" w:eastAsia="Times New Roman" w:hAnsi="Times New Roman" w:cs="Times New Roman"/>
                <w:noProof/>
                <w:sz w:val="24"/>
                <w:szCs w:val="24"/>
                <w:lang w:eastAsia="nb-NO"/>
              </w:rPr>
              <w:drawing>
                <wp:inline distT="0" distB="0" distL="0" distR="0" wp14:anchorId="3C9C4027" wp14:editId="25A7D951">
                  <wp:extent cx="44450" cy="139700"/>
                  <wp:effectExtent l="0" t="0" r="0" b="0"/>
                  <wp:docPr id="60" name="Bilde 60" descr="http://www.vental.no/media/trans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vental.no/media/transbg.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450" cy="139700"/>
                          </a:xfrm>
                          <a:prstGeom prst="rect">
                            <a:avLst/>
                          </a:prstGeom>
                          <a:noFill/>
                          <a:ln>
                            <a:noFill/>
                          </a:ln>
                        </pic:spPr>
                      </pic:pic>
                    </a:graphicData>
                  </a:graphic>
                </wp:inline>
              </w:drawing>
            </w:r>
          </w:p>
        </w:tc>
      </w:tr>
      <w:tr w:rsidR="0018234C" w:rsidRPr="0018234C" w:rsidTr="0018234C">
        <w:trPr>
          <w:tblCellSpacing w:w="0" w:type="dxa"/>
        </w:trPr>
        <w:tc>
          <w:tcPr>
            <w:tcW w:w="5000" w:type="pct"/>
            <w:hideMark/>
          </w:tcPr>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998"/>
              <w:gridCol w:w="66"/>
            </w:tblGrid>
            <w:tr w:rsidR="0018234C" w:rsidRPr="0018234C" w:rsidTr="0018234C">
              <w:trPr>
                <w:tblCellSpacing w:w="0" w:type="dxa"/>
              </w:trPr>
              <w:tc>
                <w:tcPr>
                  <w:tcW w:w="0" w:type="auto"/>
                  <w:gridSpan w:val="2"/>
                </w:tcPr>
                <w:p w:rsidR="0018234C" w:rsidRPr="0018234C" w:rsidRDefault="0018234C" w:rsidP="0018234C">
                  <w:pPr>
                    <w:spacing w:after="0" w:line="240" w:lineRule="auto"/>
                    <w:rPr>
                      <w:rFonts w:ascii="Times New Roman" w:eastAsia="Times New Roman" w:hAnsi="Times New Roman" w:cs="Times New Roman"/>
                      <w:sz w:val="24"/>
                      <w:szCs w:val="24"/>
                      <w:lang w:eastAsia="nb-NO"/>
                    </w:rPr>
                  </w:pPr>
                </w:p>
              </w:tc>
            </w:tr>
            <w:tr w:rsidR="0018234C" w:rsidRPr="0018234C" w:rsidTr="0018234C">
              <w:trPr>
                <w:tblCellSpacing w:w="0" w:type="dxa"/>
              </w:trPr>
              <w:tc>
                <w:tcPr>
                  <w:tcW w:w="0" w:type="auto"/>
                </w:tcPr>
                <w:p w:rsidR="004265CE" w:rsidRPr="004265CE" w:rsidRDefault="004265CE" w:rsidP="004265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4265CE">
                    <w:rPr>
                      <w:rFonts w:ascii="Times New Roman" w:eastAsia="Times New Roman" w:hAnsi="Times New Roman" w:cs="Times New Roman"/>
                      <w:b/>
                      <w:bCs/>
                      <w:kern w:val="36"/>
                      <w:sz w:val="48"/>
                      <w:szCs w:val="48"/>
                      <w:lang w:eastAsia="nb-NO"/>
                    </w:rPr>
                    <w:t>Vertikalmarkise</w:t>
                  </w:r>
                </w:p>
                <w:p w:rsidR="004265CE" w:rsidRPr="004265CE" w:rsidRDefault="004265CE" w:rsidP="004265CE">
                  <w:pPr>
                    <w:spacing w:after="0"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Vår vertikalmarkise passer ypperlig som levegg til din uteplass. Vertikalmarkisen tilpasses slik at den går i ett med bygget eller verandaen.</w:t>
                  </w:r>
                </w:p>
                <w:p w:rsidR="0018234C" w:rsidRDefault="0018234C" w:rsidP="0018234C">
                  <w:pPr>
                    <w:spacing w:after="0" w:line="240" w:lineRule="auto"/>
                    <w:rPr>
                      <w:rFonts w:ascii="Times New Roman" w:eastAsia="Times New Roman" w:hAnsi="Times New Roman" w:cs="Times New Roman"/>
                      <w:sz w:val="24"/>
                      <w:szCs w:val="24"/>
                      <w:lang w:eastAsia="nb-NO"/>
                    </w:rPr>
                  </w:pPr>
                </w:p>
                <w:p w:rsidR="004265CE" w:rsidRDefault="004265CE" w:rsidP="0018234C">
                  <w:pPr>
                    <w:spacing w:after="0" w:line="240" w:lineRule="auto"/>
                    <w:rPr>
                      <w:rFonts w:ascii="Times New Roman" w:eastAsia="Times New Roman" w:hAnsi="Times New Roman" w:cs="Times New Roman"/>
                      <w:sz w:val="24"/>
                      <w:szCs w:val="24"/>
                      <w:lang w:eastAsia="nb-NO"/>
                    </w:rPr>
                  </w:pPr>
                </w:p>
                <w:p w:rsidR="004265CE" w:rsidRDefault="004265CE" w:rsidP="0018234C">
                  <w:pPr>
                    <w:spacing w:after="0" w:line="240" w:lineRule="auto"/>
                    <w:rPr>
                      <w:rStyle w:val="Utheving"/>
                    </w:rPr>
                  </w:pPr>
                  <w:r w:rsidRPr="004265CE">
                    <w:rPr>
                      <w:rFonts w:ascii="Times New Roman" w:eastAsia="Times New Roman" w:hAnsi="Times New Roman" w:cs="Times New Roman"/>
                      <w:sz w:val="44"/>
                      <w:szCs w:val="44"/>
                      <w:lang w:eastAsia="nb-NO"/>
                    </w:rPr>
                    <w:t>Restaurantmarkise</w:t>
                  </w:r>
                  <w:r>
                    <w:br/>
                  </w:r>
                  <w:r>
                    <w:br/>
                  </w:r>
                  <w:r>
                    <w:rPr>
                      <w:rStyle w:val="Utheving"/>
                    </w:rPr>
                    <w:t xml:space="preserve">"Restaurantmarkise" som beskytter på sene sommertider med både tak og vegg. </w:t>
                  </w:r>
                  <w:r>
                    <w:rPr>
                      <w:i/>
                      <w:iCs/>
                    </w:rPr>
                    <w:br/>
                  </w:r>
                  <w:r>
                    <w:rPr>
                      <w:i/>
                      <w:iCs/>
                    </w:rPr>
                    <w:br/>
                  </w:r>
                  <w:r>
                    <w:rPr>
                      <w:rStyle w:val="Utheving"/>
                    </w:rPr>
                    <w:t xml:space="preserve">Betjeningsmulighet: motor evt. med sol- og vindatuomatikk. </w:t>
                  </w:r>
                  <w:r>
                    <w:rPr>
                      <w:i/>
                      <w:iCs/>
                    </w:rPr>
                    <w:br/>
                  </w:r>
                  <w:r>
                    <w:rPr>
                      <w:i/>
                      <w:iCs/>
                    </w:rPr>
                    <w:br/>
                  </w:r>
                  <w:r>
                    <w:rPr>
                      <w:rStyle w:val="Utheving"/>
                    </w:rPr>
                    <w:t xml:space="preserve">Passer både til uteserveringer, private hager og terrasseleiligheter. </w:t>
                  </w:r>
                  <w:r>
                    <w:rPr>
                      <w:i/>
                      <w:iCs/>
                    </w:rPr>
                    <w:br/>
                  </w:r>
                  <w:r>
                    <w:rPr>
                      <w:i/>
                      <w:iCs/>
                    </w:rPr>
                    <w:br/>
                  </w:r>
                  <w:r>
                    <w:rPr>
                      <w:rStyle w:val="Utheving"/>
                    </w:rPr>
                    <w:t xml:space="preserve">Meget værbestandig. </w:t>
                  </w:r>
                  <w:r>
                    <w:rPr>
                      <w:i/>
                      <w:iCs/>
                    </w:rPr>
                    <w:br/>
                  </w:r>
                  <w:r>
                    <w:rPr>
                      <w:i/>
                      <w:iCs/>
                    </w:rPr>
                    <w:br/>
                  </w:r>
                  <w:r>
                    <w:rPr>
                      <w:rStyle w:val="Utheving"/>
                    </w:rPr>
                    <w:t xml:space="preserve">Det benyttes vanntett Akryl duk. </w:t>
                  </w:r>
                  <w:r>
                    <w:rPr>
                      <w:i/>
                      <w:iCs/>
                    </w:rPr>
                    <w:br/>
                  </w:r>
                  <w:r>
                    <w:rPr>
                      <w:i/>
                      <w:iCs/>
                    </w:rPr>
                    <w:br/>
                  </w:r>
                  <w:r>
                    <w:rPr>
                      <w:rStyle w:val="Utheving"/>
                    </w:rPr>
                    <w:t xml:space="preserve">Skaper lunhet og trivsel. </w:t>
                  </w:r>
                  <w:r>
                    <w:rPr>
                      <w:i/>
                      <w:iCs/>
                    </w:rPr>
                    <w:br/>
                  </w:r>
                  <w:r>
                    <w:rPr>
                      <w:i/>
                      <w:iCs/>
                    </w:rPr>
                    <w:br/>
                  </w:r>
                  <w:r>
                    <w:rPr>
                      <w:rStyle w:val="Utheving"/>
                    </w:rPr>
                    <w:t xml:space="preserve">Konstruksjonen er i aluminium, med kassett som beskytter duken når den er rullet inn. </w:t>
                  </w:r>
                  <w:r>
                    <w:rPr>
                      <w:i/>
                      <w:iCs/>
                    </w:rPr>
                    <w:br/>
                  </w:r>
                  <w:r>
                    <w:rPr>
                      <w:i/>
                      <w:iCs/>
                    </w:rPr>
                    <w:br/>
                  </w:r>
                  <w:r>
                    <w:rPr>
                      <w:rStyle w:val="Utheving"/>
                    </w:rPr>
                    <w:t>Kan med fordel brukes til profilering ved å utstyre den med en stilfull dekor eller tekst.</w:t>
                  </w:r>
                </w:p>
                <w:p w:rsidR="004265CE" w:rsidRDefault="004265CE" w:rsidP="0018234C">
                  <w:pPr>
                    <w:spacing w:after="0" w:line="240" w:lineRule="auto"/>
                    <w:rPr>
                      <w:rStyle w:val="Utheving"/>
                    </w:rPr>
                  </w:pPr>
                </w:p>
                <w:p w:rsidR="004265CE" w:rsidRPr="004265CE" w:rsidRDefault="004265CE" w:rsidP="004265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4265CE">
                    <w:rPr>
                      <w:rFonts w:ascii="Times New Roman" w:eastAsia="Times New Roman" w:hAnsi="Times New Roman" w:cs="Times New Roman"/>
                      <w:b/>
                      <w:bCs/>
                      <w:kern w:val="36"/>
                      <w:sz w:val="48"/>
                      <w:szCs w:val="48"/>
                      <w:lang w:eastAsia="nb-NO"/>
                    </w:rPr>
                    <w:t>Pergola</w:t>
                  </w:r>
                </w:p>
                <w:p w:rsidR="004265CE" w:rsidRPr="004265CE" w:rsidRDefault="004265CE" w:rsidP="004265CE">
                  <w:p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Pergola er en type markise med føringsprofiler fastmontert i bakken. Dette gir et definert uterom.  </w:t>
                  </w:r>
                </w:p>
                <w:p w:rsidR="004265CE" w:rsidRPr="004265CE" w:rsidRDefault="004265CE" w:rsidP="004265CE">
                  <w:pPr>
                    <w:numPr>
                      <w:ilvl w:val="0"/>
                      <w:numId w:val="18"/>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Denne konstruksjonen tåler mye mer vind enn en ordinær terrassemarkise.</w:t>
                  </w:r>
                </w:p>
                <w:p w:rsidR="004265CE" w:rsidRPr="004265CE" w:rsidRDefault="004265CE" w:rsidP="004265CE">
                  <w:pPr>
                    <w:numPr>
                      <w:ilvl w:val="0"/>
                      <w:numId w:val="18"/>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Fleksibelt og utvidbart taksystem som en integrert markise.</w:t>
                  </w:r>
                </w:p>
                <w:p w:rsidR="004265CE" w:rsidRPr="004265CE" w:rsidRDefault="004265CE" w:rsidP="004265CE">
                  <w:pPr>
                    <w:numPr>
                      <w:ilvl w:val="0"/>
                      <w:numId w:val="18"/>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Kan benyttes både på private boliger, restauranter mm.</w:t>
                  </w:r>
                </w:p>
                <w:p w:rsidR="004265CE" w:rsidRPr="004265CE" w:rsidRDefault="004265CE" w:rsidP="004265CE">
                  <w:pPr>
                    <w:numPr>
                      <w:ilvl w:val="0"/>
                      <w:numId w:val="18"/>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Leveres både med innebygget fjærspenn i duken</w:t>
                  </w:r>
                  <w:ins w:id="0" w:author="Robert Tangen" w:date="2014-01-31T14:53:00Z">
                    <w:r w:rsidRPr="004265CE">
                      <w:rPr>
                        <w:rFonts w:ascii="Times New Roman" w:eastAsia="Times New Roman" w:hAnsi="Times New Roman" w:cs="Times New Roman"/>
                        <w:sz w:val="24"/>
                        <w:szCs w:val="24"/>
                        <w:lang w:eastAsia="nb-NO"/>
                      </w:rPr>
                      <w:t>,</w:t>
                    </w:r>
                  </w:ins>
                  <w:r w:rsidRPr="004265CE">
                    <w:rPr>
                      <w:rFonts w:ascii="Times New Roman" w:eastAsia="Times New Roman" w:hAnsi="Times New Roman" w:cs="Times New Roman"/>
                      <w:sz w:val="24"/>
                      <w:szCs w:val="24"/>
                      <w:lang w:eastAsia="nb-NO"/>
                    </w:rPr>
                    <w:t xml:space="preserve"> og motor, eller manuell betjening med sveiv.</w:t>
                  </w:r>
                </w:p>
                <w:p w:rsidR="004265CE" w:rsidRPr="004265CE" w:rsidRDefault="004265CE" w:rsidP="004265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4265CE">
                    <w:rPr>
                      <w:rFonts w:ascii="Times New Roman" w:eastAsia="Times New Roman" w:hAnsi="Times New Roman" w:cs="Times New Roman"/>
                      <w:b/>
                      <w:bCs/>
                      <w:kern w:val="36"/>
                      <w:sz w:val="48"/>
                      <w:szCs w:val="48"/>
                      <w:lang w:eastAsia="nb-NO"/>
                    </w:rPr>
                    <w:lastRenderedPageBreak/>
                    <w:t>Markisedukkolleksjon</w:t>
                  </w:r>
                </w:p>
                <w:p w:rsidR="004265CE" w:rsidRPr="004265CE" w:rsidRDefault="004265CE" w:rsidP="004265CE">
                  <w:pPr>
                    <w:numPr>
                      <w:ilvl w:val="0"/>
                      <w:numId w:val="19"/>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 xml:space="preserve">Vi har gleden av å presentere vår nye markisedukkolleksjon med 120 duker! Her skulle det være noe for enhver smak. Er du på jakt etter en tekstil du ikke finner her, hjelper vi deg gjerne med å finne den. Vi gjør oppmerksom på at fargegjengivelsen her avviker noe fra virkeligheten. </w:t>
                  </w:r>
                </w:p>
                <w:p w:rsidR="004265CE" w:rsidRPr="004265CE" w:rsidRDefault="004265CE" w:rsidP="004265CE">
                  <w:pPr>
                    <w:numPr>
                      <w:ilvl w:val="0"/>
                      <w:numId w:val="19"/>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 xml:space="preserve">Alle våre duker består av minimum 290 g/m² (290-370) 100% gjennomfarget akryl. UV-beskyttelsen avhenger av farge. Jo mørkere farge, desto høyere er UV-beskyttelsen. </w:t>
                  </w:r>
                </w:p>
                <w:p w:rsidR="004265CE" w:rsidRPr="004265CE" w:rsidRDefault="004265CE" w:rsidP="004265CE">
                  <w:pPr>
                    <w:numPr>
                      <w:ilvl w:val="0"/>
                      <w:numId w:val="19"/>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Alle våre konsulenter har god kjennskap til våre markiseduker.</w:t>
                  </w:r>
                </w:p>
                <w:p w:rsidR="004265CE" w:rsidRPr="004265CE" w:rsidRDefault="004265CE" w:rsidP="004265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4265CE">
                    <w:rPr>
                      <w:rFonts w:ascii="Times New Roman" w:eastAsia="Times New Roman" w:hAnsi="Times New Roman" w:cs="Times New Roman"/>
                      <w:b/>
                      <w:bCs/>
                      <w:kern w:val="36"/>
                      <w:sz w:val="48"/>
                      <w:szCs w:val="48"/>
                      <w:lang w:eastAsia="nb-NO"/>
                    </w:rPr>
                    <w:t>Allværsduk</w:t>
                  </w:r>
                </w:p>
                <w:p w:rsidR="004265CE" w:rsidRPr="004265CE" w:rsidRDefault="004265CE" w:rsidP="004265CE">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4265CE">
                    <w:rPr>
                      <w:rFonts w:ascii="Times New Roman" w:eastAsia="Times New Roman" w:hAnsi="Times New Roman" w:cs="Times New Roman"/>
                      <w:b/>
                      <w:bCs/>
                      <w:sz w:val="27"/>
                      <w:szCs w:val="27"/>
                      <w:lang w:eastAsia="nb-NO"/>
                    </w:rPr>
                    <w:t>Enkelt vedlikehold</w:t>
                  </w:r>
                </w:p>
                <w:p w:rsidR="004265CE" w:rsidRPr="004265CE" w:rsidRDefault="004265CE" w:rsidP="004265CE">
                  <w:pPr>
                    <w:numPr>
                      <w:ilvl w:val="0"/>
                      <w:numId w:val="20"/>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3"/>
                      <w:szCs w:val="23"/>
                      <w:lang w:eastAsia="nb-NO"/>
                    </w:rPr>
                    <w:t xml:space="preserve">Teknologien som brukes for Perma-Cleans selvrengjørende egenskap er inspirert av studiene av lotusblomsten, som beholder sine blader helt rene selv om den vokser i elver og sjøer med møkkete vann. Planten har en struktur som består av en stor mengde ørsmå opphøyde partikler som er ekstremt vannavstøtende, noe som gjør at bladene aldri blir fuktige. I stedet ruller vanndråpene av bladene, og fører med seg smuss, insekter og støv. </w:t>
                  </w:r>
                </w:p>
                <w:p w:rsidR="004265CE" w:rsidRPr="004265CE" w:rsidRDefault="004265CE" w:rsidP="004265CE">
                  <w:pPr>
                    <w:numPr>
                      <w:ilvl w:val="0"/>
                      <w:numId w:val="20"/>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3"/>
                      <w:szCs w:val="23"/>
                      <w:lang w:eastAsia="nb-NO"/>
                    </w:rPr>
                    <w:t>Orchestra MAX er behandlet med Perma-Clean, som inneholder nanopartikler med nøyaktig</w:t>
                  </w:r>
                  <w:r w:rsidRPr="004265CE">
                    <w:rPr>
                      <w:rFonts w:ascii="Times New Roman" w:eastAsia="Times New Roman" w:hAnsi="Times New Roman" w:cs="Times New Roman"/>
                      <w:sz w:val="23"/>
                      <w:szCs w:val="23"/>
                      <w:lang w:eastAsia="nb-NO"/>
                    </w:rPr>
                    <w:br/>
                  </w:r>
                  <w:r w:rsidRPr="004265CE">
                    <w:rPr>
                      <w:rFonts w:ascii="Times New Roman" w:eastAsia="Times New Roman" w:hAnsi="Times New Roman" w:cs="Times New Roman"/>
                      <w:sz w:val="24"/>
                      <w:szCs w:val="24"/>
                      <w:lang w:eastAsia="nb-NO"/>
                    </w:rPr>
                    <w:t>samme effekt. Det danner et tett og beskyttende lag med en ekstremt smussavvisende kapasitet.</w:t>
                  </w:r>
                </w:p>
                <w:p w:rsidR="004265CE" w:rsidRPr="004265CE" w:rsidRDefault="004265CE" w:rsidP="004265CE">
                  <w:pPr>
                    <w:numPr>
                      <w:ilvl w:val="0"/>
                      <w:numId w:val="21"/>
                    </w:numPr>
                    <w:spacing w:before="100" w:beforeAutospacing="1" w:after="240"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Duken rengjøres i regn, eller den kan skylles i vann.</w:t>
                  </w:r>
                </w:p>
                <w:p w:rsidR="004265CE" w:rsidRPr="004265CE" w:rsidRDefault="004265CE" w:rsidP="004265CE">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4265CE">
                    <w:rPr>
                      <w:rFonts w:ascii="Times New Roman" w:eastAsia="Times New Roman" w:hAnsi="Times New Roman" w:cs="Times New Roman"/>
                      <w:b/>
                      <w:bCs/>
                      <w:sz w:val="27"/>
                      <w:szCs w:val="27"/>
                      <w:lang w:eastAsia="nb-NO"/>
                    </w:rPr>
                    <w:t>Vannavvisende</w:t>
                  </w:r>
                </w:p>
                <w:p w:rsidR="004265CE" w:rsidRPr="004265CE" w:rsidRDefault="004265CE" w:rsidP="004265CE">
                  <w:pPr>
                    <w:numPr>
                      <w:ilvl w:val="0"/>
                      <w:numId w:val="22"/>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3"/>
                      <w:szCs w:val="23"/>
                      <w:lang w:eastAsia="nb-NO"/>
                    </w:rPr>
                    <w:t>Markiseduken Orchestra Max har på den ene siden et akrylharpisk belegg, som beskytter mot soppangrep og UV-stråler, og som øker dukens vannavvisningsevne. Det gjør at man kan bruke markisen mesteparten av året, og ikke trenger å dra den inn ved det første tegn på regn.</w:t>
                  </w:r>
                </w:p>
                <w:p w:rsidR="004265CE" w:rsidRPr="004265CE" w:rsidRDefault="004265CE" w:rsidP="004265CE">
                  <w:pPr>
                    <w:numPr>
                      <w:ilvl w:val="0"/>
                      <w:numId w:val="22"/>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3"/>
                      <w:szCs w:val="23"/>
                      <w:lang w:eastAsia="nb-NO"/>
                    </w:rPr>
                    <w:t>Markiseduken Orchestra Max er spesielt tilpasset steder med varierende klima og forurenset miljø. Den er i første omgang designet for forretninger, hoteller og restauranter, men kan også brukes av kravfulle privatpersoner.</w:t>
                  </w:r>
                </w:p>
                <w:p w:rsidR="004265CE" w:rsidRPr="004265CE" w:rsidRDefault="004265CE" w:rsidP="004265CE">
                  <w:pPr>
                    <w:numPr>
                      <w:ilvl w:val="0"/>
                      <w:numId w:val="23"/>
                    </w:numPr>
                    <w:spacing w:before="100" w:beforeAutospacing="1" w:after="100" w:afterAutospacing="1" w:line="240" w:lineRule="auto"/>
                    <w:ind w:left="600"/>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3"/>
                      <w:szCs w:val="23"/>
                      <w:lang w:eastAsia="nb-NO"/>
                    </w:rPr>
                    <w:t>100 % gjennomfarget råtebestandig akryl, Sunacryl, 320 g/m²</w:t>
                  </w:r>
                </w:p>
                <w:p w:rsidR="004265CE" w:rsidRPr="004265CE" w:rsidRDefault="004265CE" w:rsidP="004265CE">
                  <w:pPr>
                    <w:numPr>
                      <w:ilvl w:val="0"/>
                      <w:numId w:val="23"/>
                    </w:numPr>
                    <w:spacing w:before="100" w:beforeAutospacing="1" w:after="100" w:afterAutospacing="1" w:line="240" w:lineRule="auto"/>
                    <w:ind w:left="600"/>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3"/>
                      <w:szCs w:val="23"/>
                      <w:lang w:eastAsia="nb-NO"/>
                    </w:rPr>
                    <w:t>ISO 13934-1.</w:t>
                  </w:r>
                </w:p>
                <w:p w:rsidR="004265CE" w:rsidRPr="004265CE" w:rsidRDefault="004265CE" w:rsidP="004265CE">
                  <w:pPr>
                    <w:numPr>
                      <w:ilvl w:val="0"/>
                      <w:numId w:val="23"/>
                    </w:numPr>
                    <w:spacing w:before="100" w:beforeAutospacing="1" w:after="100" w:afterAutospacing="1" w:line="240" w:lineRule="auto"/>
                    <w:ind w:left="600"/>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3"/>
                      <w:szCs w:val="23"/>
                      <w:lang w:eastAsia="nb-NO"/>
                    </w:rPr>
                    <w:t>1200 mm vannsøyle (standard er 350-370 mm).</w:t>
                  </w:r>
                </w:p>
                <w:p w:rsidR="004265CE" w:rsidRPr="004265CE" w:rsidRDefault="004265CE" w:rsidP="004265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4265CE">
                    <w:rPr>
                      <w:rFonts w:ascii="Times New Roman" w:eastAsia="Times New Roman" w:hAnsi="Times New Roman" w:cs="Times New Roman"/>
                      <w:b/>
                      <w:bCs/>
                      <w:kern w:val="36"/>
                      <w:sz w:val="48"/>
                      <w:szCs w:val="48"/>
                      <w:lang w:eastAsia="nb-NO"/>
                    </w:rPr>
                    <w:t>Spesialbraketter</w:t>
                  </w:r>
                </w:p>
                <w:p w:rsidR="004265CE" w:rsidRPr="004265CE" w:rsidRDefault="004265CE" w:rsidP="004265CE">
                  <w:pPr>
                    <w:numPr>
                      <w:ilvl w:val="0"/>
                      <w:numId w:val="24"/>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Spesialbraketter og spesialtak må benyttes når utslående dører kommer i konflikt med montering av markisen, eller monteringshøyden er kritisk lav.</w:t>
                  </w:r>
                </w:p>
                <w:p w:rsidR="004265CE" w:rsidRPr="004265CE" w:rsidRDefault="004265CE" w:rsidP="004265CE">
                  <w:pPr>
                    <w:numPr>
                      <w:ilvl w:val="0"/>
                      <w:numId w:val="24"/>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Vi skreddersyr solide lakkerte aluminiumsbraketter som festes under gesims, enten denne er rett eller skrå. Markisen monteres på disse foran takrennen, og et spesialtak sørger for at vannet renner ned i takrennen.</w:t>
                  </w:r>
                </w:p>
                <w:p w:rsidR="004265CE" w:rsidRPr="004265CE" w:rsidRDefault="004265CE" w:rsidP="004265CE">
                  <w:pPr>
                    <w:numPr>
                      <w:ilvl w:val="0"/>
                      <w:numId w:val="24"/>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 xml:space="preserve">Monteringshøyden økes på denne måten med </w:t>
                  </w:r>
                  <w:r w:rsidRPr="004265CE">
                    <w:rPr>
                      <w:rFonts w:ascii="Times New Roman" w:eastAsia="Times New Roman" w:hAnsi="Times New Roman" w:cs="Times New Roman"/>
                      <w:sz w:val="24"/>
                      <w:szCs w:val="24"/>
                      <w:lang w:eastAsia="nb-NO"/>
                    </w:rPr>
                    <w:br/>
                    <w:t>25-35 cm.</w:t>
                  </w:r>
                </w:p>
                <w:p w:rsidR="004265CE" w:rsidRDefault="004265CE" w:rsidP="004265CE">
                  <w:pPr>
                    <w:numPr>
                      <w:ilvl w:val="0"/>
                      <w:numId w:val="24"/>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Tak og braketter kan leveres i flere farger. (Markisetakene på bildene er forrige generasjon).</w:t>
                  </w:r>
                </w:p>
                <w:p w:rsidR="004265CE" w:rsidRPr="004265CE" w:rsidRDefault="004265CE" w:rsidP="009C2241">
                  <w:pPr>
                    <w:spacing w:before="100" w:beforeAutospacing="1" w:after="100" w:afterAutospacing="1" w:line="240" w:lineRule="auto"/>
                    <w:ind w:left="360"/>
                    <w:rPr>
                      <w:rFonts w:ascii="Times New Roman" w:eastAsia="Times New Roman" w:hAnsi="Times New Roman" w:cs="Times New Roman"/>
                      <w:sz w:val="24"/>
                      <w:szCs w:val="24"/>
                      <w:lang w:eastAsia="nb-NO"/>
                    </w:rPr>
                  </w:pPr>
                  <w:r w:rsidRPr="004265CE">
                    <w:rPr>
                      <w:rFonts w:ascii="Times New Roman" w:eastAsia="Times New Roman" w:hAnsi="Times New Roman" w:cs="Times New Roman"/>
                      <w:b/>
                      <w:bCs/>
                      <w:kern w:val="36"/>
                      <w:sz w:val="48"/>
                      <w:szCs w:val="48"/>
                      <w:lang w:eastAsia="nb-NO"/>
                    </w:rPr>
                    <w:lastRenderedPageBreak/>
                    <w:t xml:space="preserve">50 mm utvendige persienner </w:t>
                  </w:r>
                </w:p>
                <w:p w:rsidR="004265CE" w:rsidRPr="004265CE" w:rsidRDefault="004265CE" w:rsidP="004265CE">
                  <w:pPr>
                    <w:numPr>
                      <w:ilvl w:val="0"/>
                      <w:numId w:val="25"/>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Persiennene har 50 mm brede lam</w:t>
                  </w:r>
                  <w:r w:rsidR="002A2977">
                    <w:rPr>
                      <w:rFonts w:ascii="Times New Roman" w:eastAsia="Times New Roman" w:hAnsi="Times New Roman" w:cs="Times New Roman"/>
                      <w:sz w:val="24"/>
                      <w:szCs w:val="24"/>
                      <w:lang w:eastAsia="nb-NO"/>
                    </w:rPr>
                    <w:t>eller.</w:t>
                  </w:r>
                </w:p>
                <w:p w:rsidR="004265CE" w:rsidRPr="004265CE" w:rsidRDefault="004265CE" w:rsidP="004265CE">
                  <w:pPr>
                    <w:numPr>
                      <w:ilvl w:val="0"/>
                      <w:numId w:val="25"/>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 xml:space="preserve">Leveres med en innebygd vindlås i toppkassen som holder den innstilte lamellvinkelen selv i sterk vind. </w:t>
                  </w:r>
                </w:p>
                <w:p w:rsidR="004265CE" w:rsidRPr="004265CE" w:rsidRDefault="004265CE" w:rsidP="004265CE">
                  <w:pPr>
                    <w:numPr>
                      <w:ilvl w:val="0"/>
                      <w:numId w:val="25"/>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 xml:space="preserve">Vindsikring ved oppstrammede stålwire (belagt m UV-bestandig plast) på hver side. </w:t>
                  </w:r>
                </w:p>
                <w:p w:rsidR="004265CE" w:rsidRPr="004265CE" w:rsidRDefault="004265CE" w:rsidP="004265CE">
                  <w:pPr>
                    <w:numPr>
                      <w:ilvl w:val="0"/>
                      <w:numId w:val="25"/>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Kan leveres med dekkasse i plastisol (sort, brun, grå eller hvit) eller formpresset eloksert aluminiumskassett (hvit, sort eller natureloksert).</w:t>
                  </w:r>
                </w:p>
                <w:p w:rsidR="004265CE" w:rsidRPr="004265CE" w:rsidRDefault="004265CE" w:rsidP="004265CE">
                  <w:pPr>
                    <w:numPr>
                      <w:ilvl w:val="0"/>
                      <w:numId w:val="25"/>
                    </w:numPr>
                    <w:spacing w:before="100" w:beforeAutospacing="1" w:after="100" w:afterAutospacing="1" w:line="240" w:lineRule="auto"/>
                    <w:rPr>
                      <w:rFonts w:ascii="Times New Roman" w:eastAsia="Times New Roman" w:hAnsi="Times New Roman" w:cs="Times New Roman"/>
                      <w:sz w:val="24"/>
                      <w:szCs w:val="24"/>
                      <w:lang w:eastAsia="nb-NO"/>
                    </w:rPr>
                  </w:pPr>
                  <w:r w:rsidRPr="004265CE">
                    <w:rPr>
                      <w:rFonts w:ascii="Times New Roman" w:eastAsia="Times New Roman" w:hAnsi="Times New Roman" w:cs="Times New Roman"/>
                      <w:sz w:val="24"/>
                      <w:szCs w:val="24"/>
                      <w:lang w:eastAsia="nb-NO"/>
                    </w:rPr>
                    <w:t>Det er målt over 90% reduksjon av varmeinnslipp fra solen.</w:t>
                  </w:r>
                </w:p>
                <w:p w:rsidR="004265CE" w:rsidRPr="0018234C" w:rsidRDefault="004265CE" w:rsidP="0018234C">
                  <w:pPr>
                    <w:spacing w:after="0" w:line="240" w:lineRule="auto"/>
                    <w:rPr>
                      <w:rFonts w:ascii="Times New Roman" w:eastAsia="Times New Roman" w:hAnsi="Times New Roman" w:cs="Times New Roman"/>
                      <w:sz w:val="44"/>
                      <w:szCs w:val="44"/>
                      <w:lang w:eastAsia="nb-NO"/>
                    </w:rPr>
                  </w:pPr>
                </w:p>
              </w:tc>
              <w:tc>
                <w:tcPr>
                  <w:tcW w:w="0" w:type="auto"/>
                  <w:vAlign w:val="center"/>
                  <w:hideMark/>
                </w:tcPr>
                <w:p w:rsidR="0018234C" w:rsidRPr="0018234C" w:rsidRDefault="0018234C" w:rsidP="0018234C">
                  <w:pPr>
                    <w:spacing w:after="0" w:line="240" w:lineRule="auto"/>
                    <w:rPr>
                      <w:rFonts w:ascii="Times New Roman" w:eastAsia="Times New Roman" w:hAnsi="Times New Roman" w:cs="Times New Roman"/>
                      <w:sz w:val="20"/>
                      <w:szCs w:val="20"/>
                      <w:lang w:eastAsia="nb-NO"/>
                    </w:rPr>
                  </w:pPr>
                </w:p>
              </w:tc>
            </w:tr>
          </w:tbl>
          <w:p w:rsidR="0018234C" w:rsidRPr="0018234C" w:rsidRDefault="0018234C" w:rsidP="0018234C">
            <w:pPr>
              <w:spacing w:after="0" w:line="240" w:lineRule="auto"/>
              <w:rPr>
                <w:rFonts w:ascii="Times New Roman" w:eastAsia="Times New Roman" w:hAnsi="Times New Roman" w:cs="Times New Roman"/>
                <w:sz w:val="24"/>
                <w:szCs w:val="24"/>
                <w:lang w:eastAsia="nb-NO"/>
              </w:rPr>
            </w:pPr>
          </w:p>
        </w:tc>
      </w:tr>
    </w:tbl>
    <w:p w:rsidR="002A2977" w:rsidRPr="002A2977" w:rsidRDefault="002A2977" w:rsidP="002A2977">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2A2977">
        <w:rPr>
          <w:rFonts w:ascii="Times New Roman" w:eastAsia="Times New Roman" w:hAnsi="Times New Roman" w:cs="Times New Roman"/>
          <w:b/>
          <w:bCs/>
          <w:kern w:val="36"/>
          <w:sz w:val="48"/>
          <w:szCs w:val="48"/>
          <w:lang w:eastAsia="nb-NO"/>
        </w:rPr>
        <w:lastRenderedPageBreak/>
        <w:t>50 mm Variant utvendige persienner</w:t>
      </w:r>
    </w:p>
    <w:p w:rsidR="002A2977" w:rsidRPr="002A2977" w:rsidRDefault="002A2977" w:rsidP="002A2977">
      <w:pPr>
        <w:numPr>
          <w:ilvl w:val="0"/>
          <w:numId w:val="26"/>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Variant er solid fasadepersienner til mellomstore vinduer.</w:t>
      </w:r>
    </w:p>
    <w:p w:rsidR="002A2977" w:rsidRPr="002A2977" w:rsidRDefault="002A2977" w:rsidP="002A2977">
      <w:pPr>
        <w:numPr>
          <w:ilvl w:val="0"/>
          <w:numId w:val="26"/>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Persiennene har 50 mm brede lame</w:t>
      </w:r>
      <w:r>
        <w:rPr>
          <w:rFonts w:ascii="Times New Roman" w:eastAsia="Times New Roman" w:hAnsi="Times New Roman" w:cs="Times New Roman"/>
          <w:sz w:val="24"/>
          <w:szCs w:val="24"/>
          <w:lang w:eastAsia="nb-NO"/>
        </w:rPr>
        <w:t>ller.</w:t>
      </w:r>
    </w:p>
    <w:p w:rsidR="002A2977" w:rsidRPr="002A2977" w:rsidRDefault="002A2977" w:rsidP="002A2977">
      <w:pPr>
        <w:numPr>
          <w:ilvl w:val="0"/>
          <w:numId w:val="26"/>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 xml:space="preserve">Variant kan leveres med alternative betjeningsmåter som sveiv og runddragssnor. </w:t>
      </w:r>
    </w:p>
    <w:p w:rsidR="002A2977" w:rsidRDefault="002A2977" w:rsidP="002A2977">
      <w:pPr>
        <w:numPr>
          <w:ilvl w:val="0"/>
          <w:numId w:val="26"/>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Vindsikring ved oppstrammede stålwire (belagt m U</w:t>
      </w:r>
      <w:r>
        <w:rPr>
          <w:rFonts w:ascii="Times New Roman" w:eastAsia="Times New Roman" w:hAnsi="Times New Roman" w:cs="Times New Roman"/>
          <w:sz w:val="24"/>
          <w:szCs w:val="24"/>
          <w:lang w:eastAsia="nb-NO"/>
        </w:rPr>
        <w:t>V-bestandig plast) på hver side.</w:t>
      </w:r>
    </w:p>
    <w:p w:rsidR="002A2977" w:rsidRPr="002A2977" w:rsidRDefault="002A2977" w:rsidP="002A2977">
      <w:pPr>
        <w:numPr>
          <w:ilvl w:val="0"/>
          <w:numId w:val="26"/>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Det er målt over 90% reduksjon av varmeinnslipp fra solen.</w:t>
      </w:r>
    </w:p>
    <w:p w:rsidR="002A2977" w:rsidRPr="002A2977" w:rsidRDefault="002A2977" w:rsidP="002A2977">
      <w:pPr>
        <w:numPr>
          <w:ilvl w:val="0"/>
          <w:numId w:val="26"/>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 xml:space="preserve">Persiennene passer like godt på eneboliger som på større bygg. </w:t>
      </w:r>
    </w:p>
    <w:p w:rsidR="002A2977" w:rsidRPr="002A2977" w:rsidRDefault="002A2977" w:rsidP="002A2977">
      <w:pPr>
        <w:numPr>
          <w:ilvl w:val="0"/>
          <w:numId w:val="26"/>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 xml:space="preserve">Kan benyttes på vippevinduer. </w:t>
      </w:r>
    </w:p>
    <w:p w:rsidR="002A2977" w:rsidRPr="002A2977" w:rsidRDefault="002A2977" w:rsidP="002A2977">
      <w:pPr>
        <w:numPr>
          <w:ilvl w:val="0"/>
          <w:numId w:val="26"/>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Kan leveres med dekkasse i plastisol (sort, brun, grå eller hvit) eller formpresset eloksert aluminiumskassett (hvit, sort eller natureloksert). </w:t>
      </w:r>
    </w:p>
    <w:p w:rsidR="0018234C" w:rsidRDefault="0018234C" w:rsidP="0018234C">
      <w:pPr>
        <w:spacing w:before="100" w:beforeAutospacing="1" w:after="100" w:afterAutospacing="1" w:line="240" w:lineRule="auto"/>
        <w:rPr>
          <w:rFonts w:ascii="Times New Roman" w:eastAsia="Times New Roman" w:hAnsi="Times New Roman" w:cs="Times New Roman"/>
          <w:sz w:val="24"/>
          <w:szCs w:val="24"/>
          <w:lang w:eastAsia="nb-NO"/>
        </w:rPr>
      </w:pPr>
    </w:p>
    <w:p w:rsidR="002A2977" w:rsidRPr="002A2977" w:rsidRDefault="002A2977" w:rsidP="002A2977">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2A2977">
        <w:rPr>
          <w:rFonts w:ascii="Times New Roman" w:eastAsia="Times New Roman" w:hAnsi="Times New Roman" w:cs="Times New Roman"/>
          <w:b/>
          <w:bCs/>
          <w:kern w:val="36"/>
          <w:sz w:val="48"/>
          <w:szCs w:val="48"/>
          <w:lang w:eastAsia="nb-NO"/>
        </w:rPr>
        <w:t>50 mm Spesial utvendige persienner</w:t>
      </w:r>
    </w:p>
    <w:p w:rsidR="002A2977" w:rsidRPr="002A2977" w:rsidRDefault="002A2977" w:rsidP="002A2977">
      <w:pPr>
        <w:numPr>
          <w:ilvl w:val="0"/>
          <w:numId w:val="27"/>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Persiennen</w:t>
      </w:r>
      <w:r>
        <w:rPr>
          <w:rFonts w:ascii="Times New Roman" w:eastAsia="Times New Roman" w:hAnsi="Times New Roman" w:cs="Times New Roman"/>
          <w:sz w:val="24"/>
          <w:szCs w:val="24"/>
          <w:lang w:eastAsia="nb-NO"/>
        </w:rPr>
        <w:t>e har 50 mm brede lameller.</w:t>
      </w:r>
    </w:p>
    <w:p w:rsidR="002A2977" w:rsidRPr="002A2977" w:rsidRDefault="002A2977" w:rsidP="002A2977">
      <w:pPr>
        <w:numPr>
          <w:ilvl w:val="0"/>
          <w:numId w:val="27"/>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 xml:space="preserve">50 mm Spesial passer på vippevinduer som f.eks. H-vindu og verandadører. </w:t>
      </w:r>
    </w:p>
    <w:p w:rsidR="002A2977" w:rsidRPr="002A2977" w:rsidRDefault="002A2977" w:rsidP="002A2977">
      <w:pPr>
        <w:numPr>
          <w:ilvl w:val="0"/>
          <w:numId w:val="27"/>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Spesial gir full solskjerming selv med vinduet i luftestilling.</w:t>
      </w:r>
    </w:p>
    <w:p w:rsidR="002A2977" w:rsidRPr="002A2977" w:rsidRDefault="002A2977" w:rsidP="002A2977">
      <w:pPr>
        <w:numPr>
          <w:ilvl w:val="0"/>
          <w:numId w:val="27"/>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 xml:space="preserve">Vindsikring ved oppstrammede stålwire (belagt m UV-bestandig plast) på hver side. </w:t>
      </w:r>
    </w:p>
    <w:p w:rsidR="002A2977" w:rsidRPr="002A2977" w:rsidRDefault="002A2977" w:rsidP="002A2977">
      <w:pPr>
        <w:numPr>
          <w:ilvl w:val="0"/>
          <w:numId w:val="27"/>
        </w:numPr>
        <w:spacing w:before="100" w:beforeAutospacing="1" w:after="100" w:afterAutospacing="1" w:line="240" w:lineRule="auto"/>
        <w:rPr>
          <w:rFonts w:ascii="Times New Roman" w:eastAsia="Times New Roman" w:hAnsi="Times New Roman" w:cs="Times New Roman"/>
          <w:sz w:val="24"/>
          <w:szCs w:val="24"/>
          <w:lang w:eastAsia="nb-NO"/>
        </w:rPr>
      </w:pPr>
      <w:r w:rsidRPr="002A2977">
        <w:rPr>
          <w:rFonts w:ascii="Times New Roman" w:eastAsia="Times New Roman" w:hAnsi="Times New Roman" w:cs="Times New Roman"/>
          <w:sz w:val="24"/>
          <w:szCs w:val="24"/>
          <w:lang w:eastAsia="nb-NO"/>
        </w:rPr>
        <w:t xml:space="preserve">Persiennene </w:t>
      </w:r>
      <w:r>
        <w:rPr>
          <w:rFonts w:ascii="Times New Roman" w:eastAsia="Times New Roman" w:hAnsi="Times New Roman" w:cs="Times New Roman"/>
          <w:sz w:val="24"/>
          <w:szCs w:val="24"/>
          <w:lang w:eastAsia="nb-NO"/>
        </w:rPr>
        <w:t>har en enkel og rask betjening.</w:t>
      </w:r>
      <w:r w:rsidRPr="002A2977">
        <w:rPr>
          <w:rFonts w:ascii="Times New Roman" w:eastAsia="Times New Roman" w:hAnsi="Times New Roman" w:cs="Times New Roman"/>
          <w:sz w:val="24"/>
          <w:szCs w:val="24"/>
          <w:lang w:eastAsia="nb-NO"/>
        </w:rPr>
        <w:t>Leveres med dekkasse i plastisol. eller formpresset eloksert aluminiumskassett (hvit, sort eller natureloksert). </w:t>
      </w:r>
    </w:p>
    <w:p w:rsidR="002A2977" w:rsidRDefault="002A2977" w:rsidP="002A2977">
      <w:pPr>
        <w:pStyle w:val="Overskrift1"/>
      </w:pPr>
      <w:r>
        <w:t>80 mm utvendige persienner</w:t>
      </w:r>
    </w:p>
    <w:p w:rsidR="002A2977" w:rsidRDefault="002A2977" w:rsidP="002A2977">
      <w:pPr>
        <w:numPr>
          <w:ilvl w:val="0"/>
          <w:numId w:val="28"/>
        </w:numPr>
        <w:spacing w:before="100" w:beforeAutospacing="1" w:after="100" w:afterAutospacing="1" w:line="240" w:lineRule="auto"/>
      </w:pPr>
      <w:r>
        <w:t xml:space="preserve">Denne persiennen har en kraftig og solid konstruksjon som passer best for store vindusflater. </w:t>
      </w:r>
    </w:p>
    <w:p w:rsidR="002A2977" w:rsidRDefault="002A2977" w:rsidP="002A2977">
      <w:pPr>
        <w:numPr>
          <w:ilvl w:val="0"/>
          <w:numId w:val="28"/>
        </w:numPr>
        <w:spacing w:before="100" w:beforeAutospacing="1" w:after="100" w:afterAutospacing="1" w:line="240" w:lineRule="auto"/>
      </w:pPr>
      <w:r>
        <w:t xml:space="preserve">Gir et luftig inntrykk med 80 mm brede, valsede lameller. </w:t>
      </w:r>
    </w:p>
    <w:p w:rsidR="002A2977" w:rsidRDefault="002A2977" w:rsidP="002A2977">
      <w:pPr>
        <w:numPr>
          <w:ilvl w:val="0"/>
          <w:numId w:val="28"/>
        </w:numPr>
        <w:spacing w:before="100" w:beforeAutospacing="1" w:after="100" w:afterAutospacing="1" w:line="240" w:lineRule="auto"/>
      </w:pPr>
      <w:r>
        <w:t xml:space="preserve">Persiennen sikres på sidene med styreskinner som er ilagt støydemping av neopren. </w:t>
      </w:r>
    </w:p>
    <w:p w:rsidR="002A2977" w:rsidRDefault="002A2977" w:rsidP="002A2977">
      <w:pPr>
        <w:numPr>
          <w:ilvl w:val="0"/>
          <w:numId w:val="28"/>
        </w:numPr>
        <w:spacing w:before="100" w:beforeAutospacing="1" w:after="100" w:afterAutospacing="1" w:line="240" w:lineRule="auto"/>
      </w:pPr>
      <w:r>
        <w:t xml:space="preserve">Leveres med innebygd vindlås i toppkassen som holder den innstilte lamellvinkelen selv i sterk vind. </w:t>
      </w:r>
    </w:p>
    <w:p w:rsidR="002A2977" w:rsidRDefault="002A2977" w:rsidP="002A2977">
      <w:pPr>
        <w:numPr>
          <w:ilvl w:val="0"/>
          <w:numId w:val="28"/>
        </w:numPr>
        <w:spacing w:before="100" w:beforeAutospacing="1" w:after="100" w:afterAutospacing="1" w:line="240" w:lineRule="auto"/>
      </w:pPr>
      <w:r>
        <w:t xml:space="preserve">Kan betjenes manuelt eller elektrisk. Det kan også tilknyttes automatisk styring med sol- og vindvoktersystem. </w:t>
      </w:r>
    </w:p>
    <w:p w:rsidR="002A2977" w:rsidRDefault="002A2977" w:rsidP="009C2241">
      <w:pPr>
        <w:numPr>
          <w:ilvl w:val="0"/>
          <w:numId w:val="28"/>
        </w:numPr>
        <w:spacing w:before="100" w:beforeAutospacing="1" w:after="100" w:afterAutospacing="1" w:line="240" w:lineRule="auto"/>
      </w:pPr>
      <w:r>
        <w:t>L</w:t>
      </w:r>
      <w:r w:rsidR="009C2241">
        <w:t>ang levetid og lite vedlikehold</w:t>
      </w:r>
    </w:p>
    <w:p w:rsidR="009C2241" w:rsidRDefault="009C2241" w:rsidP="009C2241">
      <w:pPr>
        <w:pStyle w:val="Overskrift1"/>
      </w:pPr>
      <w:r>
        <w:lastRenderedPageBreak/>
        <w:t>SF screens</w:t>
      </w:r>
    </w:p>
    <w:p w:rsidR="009C2241" w:rsidRDefault="009C2241" w:rsidP="009C2241">
      <w:pPr>
        <w:numPr>
          <w:ilvl w:val="0"/>
          <w:numId w:val="29"/>
        </w:numPr>
        <w:spacing w:before="100" w:beforeAutospacing="1" w:after="100" w:afterAutospacing="1" w:line="240" w:lineRule="auto"/>
      </w:pPr>
      <w:r>
        <w:t>Stilrent produkt som lekkert integreres i fasaden.</w:t>
      </w:r>
    </w:p>
    <w:p w:rsidR="009C2241" w:rsidRDefault="009C2241" w:rsidP="009C2241">
      <w:pPr>
        <w:numPr>
          <w:ilvl w:val="0"/>
          <w:numId w:val="29"/>
        </w:numPr>
        <w:spacing w:before="100" w:beforeAutospacing="1" w:after="100" w:afterAutospacing="1" w:line="240" w:lineRule="auto"/>
      </w:pPr>
      <w:r>
        <w:t>Liten ”pakkhøyde” på kassett. Kan fint monteres under vannbrett på de fleste vinduer.</w:t>
      </w:r>
    </w:p>
    <w:p w:rsidR="009C2241" w:rsidRDefault="009C2241" w:rsidP="009C2241">
      <w:pPr>
        <w:numPr>
          <w:ilvl w:val="0"/>
          <w:numId w:val="29"/>
        </w:numPr>
        <w:spacing w:before="100" w:beforeAutospacing="1" w:after="100" w:afterAutospacing="1" w:line="240" w:lineRule="auto"/>
      </w:pPr>
      <w:r>
        <w:t>Screens gir bra utsyn og lysinnslipp, men reduserer likevel varmeinnslipp og innsyn. Det er målt over 90% reduksjon av varmeinnslipp fra solen.</w:t>
      </w:r>
    </w:p>
    <w:p w:rsidR="009C2241" w:rsidRDefault="009C2241" w:rsidP="009C2241">
      <w:pPr>
        <w:numPr>
          <w:ilvl w:val="0"/>
          <w:numId w:val="29"/>
        </w:numPr>
        <w:spacing w:before="100" w:beforeAutospacing="1" w:after="100" w:afterAutospacing="1" w:line="240" w:lineRule="auto"/>
      </w:pPr>
      <w:r>
        <w:t>Meget lett å holde ren. Kan fint vaskes med svamp og hageslange. Den vil ikke samle like mye støv som en persienne.</w:t>
      </w:r>
    </w:p>
    <w:p w:rsidR="009C2241" w:rsidRDefault="009C2241" w:rsidP="009C2241">
      <w:pPr>
        <w:numPr>
          <w:ilvl w:val="0"/>
          <w:numId w:val="29"/>
        </w:numPr>
        <w:spacing w:before="100" w:beforeAutospacing="1" w:after="100" w:afterAutospacing="1" w:line="240" w:lineRule="auto"/>
      </w:pPr>
      <w:r>
        <w:t>Duken er vevd slik at man kan se ut igjennom duken selv om produktet er nede.</w:t>
      </w:r>
    </w:p>
    <w:p w:rsidR="009C2241" w:rsidRDefault="009C2241" w:rsidP="009C2241">
      <w:pPr>
        <w:numPr>
          <w:ilvl w:val="0"/>
          <w:numId w:val="29"/>
        </w:numPr>
        <w:spacing w:before="100" w:beforeAutospacing="1" w:after="100" w:afterAutospacing="1" w:line="240" w:lineRule="auto"/>
      </w:pPr>
      <w:r>
        <w:t>Kan også brukes på balkongfronter, samt som levegg.</w:t>
      </w:r>
    </w:p>
    <w:p w:rsidR="009C2241" w:rsidRDefault="009C2241" w:rsidP="009C2241">
      <w:pPr>
        <w:rPr>
          <w:sz w:val="17"/>
          <w:szCs w:val="17"/>
        </w:rPr>
      </w:pPr>
      <w:r>
        <w:rPr>
          <w:sz w:val="17"/>
          <w:szCs w:val="17"/>
        </w:rPr>
        <w:t xml:space="preserve"> </w:t>
      </w:r>
    </w:p>
    <w:p w:rsidR="009C2241" w:rsidRPr="009C2241" w:rsidRDefault="009C2241" w:rsidP="009C2241">
      <w:pPr>
        <w:pStyle w:val="Overskrift1"/>
      </w:pPr>
      <w:r>
        <w:t> </w:t>
      </w:r>
      <w:r w:rsidRPr="009C2241">
        <w:t>Zip screens</w:t>
      </w:r>
    </w:p>
    <w:p w:rsidR="009C2241" w:rsidRPr="009C2241" w:rsidRDefault="009C2241" w:rsidP="009C2241">
      <w:pPr>
        <w:numPr>
          <w:ilvl w:val="0"/>
          <w:numId w:val="30"/>
        </w:numPr>
        <w:spacing w:before="100" w:beforeAutospacing="1" w:after="100" w:afterAutospacing="1" w:line="240" w:lineRule="auto"/>
        <w:rPr>
          <w:rFonts w:ascii="Times New Roman" w:eastAsia="Times New Roman" w:hAnsi="Times New Roman" w:cs="Times New Roman"/>
          <w:sz w:val="24"/>
          <w:szCs w:val="24"/>
          <w:lang w:eastAsia="nb-NO"/>
        </w:rPr>
      </w:pPr>
      <w:r w:rsidRPr="009C2241">
        <w:rPr>
          <w:rFonts w:ascii="Times New Roman" w:eastAsia="Times New Roman" w:hAnsi="Times New Roman" w:cs="Times New Roman"/>
          <w:sz w:val="24"/>
          <w:szCs w:val="24"/>
          <w:lang w:eastAsia="nb-NO"/>
        </w:rPr>
        <w:t>Tåler vind opptil 32 m/s (sterk storm).</w:t>
      </w:r>
    </w:p>
    <w:p w:rsidR="009C2241" w:rsidRPr="009C2241" w:rsidRDefault="009C2241" w:rsidP="009C2241">
      <w:pPr>
        <w:numPr>
          <w:ilvl w:val="0"/>
          <w:numId w:val="30"/>
        </w:numPr>
        <w:spacing w:before="100" w:beforeAutospacing="1" w:after="100" w:afterAutospacing="1" w:line="240" w:lineRule="auto"/>
        <w:rPr>
          <w:rFonts w:ascii="Times New Roman" w:eastAsia="Times New Roman" w:hAnsi="Times New Roman" w:cs="Times New Roman"/>
          <w:sz w:val="24"/>
          <w:szCs w:val="24"/>
          <w:lang w:eastAsia="nb-NO"/>
        </w:rPr>
      </w:pPr>
      <w:r w:rsidRPr="009C2241">
        <w:rPr>
          <w:rFonts w:ascii="Times New Roman" w:eastAsia="Times New Roman" w:hAnsi="Times New Roman" w:cs="Times New Roman"/>
          <w:sz w:val="24"/>
          <w:szCs w:val="24"/>
          <w:lang w:eastAsia="nb-NO"/>
        </w:rPr>
        <w:t>Nøytralt utseende.</w:t>
      </w:r>
    </w:p>
    <w:p w:rsidR="009C2241" w:rsidRPr="009C2241" w:rsidRDefault="009C2241" w:rsidP="009C2241">
      <w:pPr>
        <w:numPr>
          <w:ilvl w:val="0"/>
          <w:numId w:val="30"/>
        </w:numPr>
        <w:spacing w:before="100" w:beforeAutospacing="1" w:after="100" w:afterAutospacing="1" w:line="240" w:lineRule="auto"/>
        <w:rPr>
          <w:rFonts w:ascii="Times New Roman" w:eastAsia="Times New Roman" w:hAnsi="Times New Roman" w:cs="Times New Roman"/>
          <w:sz w:val="24"/>
          <w:szCs w:val="24"/>
          <w:lang w:eastAsia="nb-NO"/>
        </w:rPr>
      </w:pPr>
      <w:r w:rsidRPr="009C2241">
        <w:rPr>
          <w:rFonts w:ascii="Times New Roman" w:eastAsia="Times New Roman" w:hAnsi="Times New Roman" w:cs="Times New Roman"/>
          <w:sz w:val="24"/>
          <w:szCs w:val="24"/>
          <w:lang w:eastAsia="nb-NO"/>
        </w:rPr>
        <w:t>Screens gir bra utsyn og lysinnslipp, men reduserer likevel varmeinnslipp og innsyn. Det er målt over 90% reduksjon av varmeinnslipp fra solen.</w:t>
      </w:r>
    </w:p>
    <w:p w:rsidR="009C2241" w:rsidRPr="009C2241" w:rsidRDefault="009C2241" w:rsidP="009C2241">
      <w:pPr>
        <w:numPr>
          <w:ilvl w:val="0"/>
          <w:numId w:val="30"/>
        </w:numPr>
        <w:spacing w:before="100" w:beforeAutospacing="1" w:after="100" w:afterAutospacing="1" w:line="240" w:lineRule="auto"/>
        <w:rPr>
          <w:rFonts w:ascii="Times New Roman" w:eastAsia="Times New Roman" w:hAnsi="Times New Roman" w:cs="Times New Roman"/>
          <w:sz w:val="24"/>
          <w:szCs w:val="24"/>
          <w:lang w:eastAsia="nb-NO"/>
        </w:rPr>
      </w:pPr>
      <w:r w:rsidRPr="009C2241">
        <w:rPr>
          <w:rFonts w:ascii="Times New Roman" w:eastAsia="Times New Roman" w:hAnsi="Times New Roman" w:cs="Times New Roman"/>
          <w:sz w:val="24"/>
          <w:szCs w:val="24"/>
          <w:lang w:eastAsia="nb-NO"/>
        </w:rPr>
        <w:t>Kassettstørrelsen er 10x10 cm. For XL-sceen er høyden 13 cm og dybden 12 cm.</w:t>
      </w:r>
    </w:p>
    <w:p w:rsidR="009C2241" w:rsidRPr="009C2241" w:rsidRDefault="009C2241" w:rsidP="009C2241">
      <w:pPr>
        <w:numPr>
          <w:ilvl w:val="0"/>
          <w:numId w:val="30"/>
        </w:numPr>
        <w:spacing w:before="100" w:beforeAutospacing="1" w:after="100" w:afterAutospacing="1" w:line="240" w:lineRule="auto"/>
        <w:rPr>
          <w:rFonts w:ascii="Times New Roman" w:eastAsia="Times New Roman" w:hAnsi="Times New Roman" w:cs="Times New Roman"/>
          <w:sz w:val="24"/>
          <w:szCs w:val="24"/>
          <w:lang w:eastAsia="nb-NO"/>
        </w:rPr>
      </w:pPr>
      <w:r w:rsidRPr="009C2241">
        <w:rPr>
          <w:rFonts w:ascii="Times New Roman" w:eastAsia="Times New Roman" w:hAnsi="Times New Roman" w:cs="Times New Roman"/>
          <w:sz w:val="24"/>
          <w:szCs w:val="24"/>
          <w:lang w:eastAsia="nb-NO"/>
        </w:rPr>
        <w:t xml:space="preserve">Duken er vevde, PVC-belagte glassfibertråder. Disse er vevd diagonalt for maks styrke. </w:t>
      </w:r>
    </w:p>
    <w:p w:rsidR="009C2241" w:rsidRPr="009C2241" w:rsidRDefault="009C2241" w:rsidP="009C2241">
      <w:pPr>
        <w:numPr>
          <w:ilvl w:val="0"/>
          <w:numId w:val="30"/>
        </w:numPr>
        <w:spacing w:before="100" w:beforeAutospacing="1" w:after="100" w:afterAutospacing="1" w:line="240" w:lineRule="auto"/>
        <w:rPr>
          <w:rFonts w:ascii="Times New Roman" w:eastAsia="Times New Roman" w:hAnsi="Times New Roman" w:cs="Times New Roman"/>
          <w:sz w:val="24"/>
          <w:szCs w:val="24"/>
          <w:lang w:eastAsia="nb-NO"/>
        </w:rPr>
      </w:pPr>
      <w:r w:rsidRPr="009C2241">
        <w:rPr>
          <w:rFonts w:ascii="Times New Roman" w:eastAsia="Times New Roman" w:hAnsi="Times New Roman" w:cs="Times New Roman"/>
          <w:sz w:val="24"/>
          <w:szCs w:val="24"/>
          <w:lang w:eastAsia="nb-NO"/>
        </w:rPr>
        <w:t>Maks 5 m bredde med opptil 5 m høyde ved bruk av XL-screen/130. Maksima</w:t>
      </w:r>
      <w:r w:rsidR="009662CD">
        <w:rPr>
          <w:rFonts w:ascii="Times New Roman" w:eastAsia="Times New Roman" w:hAnsi="Times New Roman" w:cs="Times New Roman"/>
          <w:sz w:val="24"/>
          <w:szCs w:val="24"/>
          <w:lang w:eastAsia="nb-NO"/>
        </w:rPr>
        <w:t xml:space="preserve">lt 4,0 m bredde og </w:t>
      </w:r>
      <w:r w:rsidRPr="009C2241">
        <w:rPr>
          <w:rFonts w:ascii="Times New Roman" w:eastAsia="Times New Roman" w:hAnsi="Times New Roman" w:cs="Times New Roman"/>
          <w:sz w:val="24"/>
          <w:szCs w:val="24"/>
          <w:lang w:eastAsia="nb-NO"/>
        </w:rPr>
        <w:t>3,5 m høyde med vanlig zip-screen.</w:t>
      </w:r>
    </w:p>
    <w:p w:rsidR="008235E1" w:rsidRDefault="008235E1" w:rsidP="008235E1">
      <w:pPr>
        <w:pStyle w:val="Overskrift1"/>
      </w:pPr>
      <w:r>
        <w:t>Mini screens</w:t>
      </w:r>
    </w:p>
    <w:p w:rsidR="008235E1" w:rsidRDefault="008235E1" w:rsidP="008235E1">
      <w:pPr>
        <w:spacing w:after="240"/>
        <w:rPr>
          <w:rStyle w:val="pdata"/>
        </w:rPr>
      </w:pPr>
      <w:r>
        <w:rPr>
          <w:rStyle w:val="pdata"/>
        </w:rPr>
        <w:t>Mini screens har kompakt og elegant kassett som kan benyttes på mindre vinduer, gjerne i kombinasjon med andre screens.</w:t>
      </w:r>
    </w:p>
    <w:p w:rsidR="008235E1" w:rsidRDefault="008235E1" w:rsidP="008235E1">
      <w:pPr>
        <w:numPr>
          <w:ilvl w:val="0"/>
          <w:numId w:val="31"/>
        </w:numPr>
        <w:spacing w:before="100" w:beforeAutospacing="1" w:after="100" w:afterAutospacing="1" w:line="240" w:lineRule="auto"/>
      </w:pPr>
      <w:r>
        <w:t>Rund kassett.</w:t>
      </w:r>
    </w:p>
    <w:p w:rsidR="008235E1" w:rsidRDefault="008235E1" w:rsidP="008235E1">
      <w:pPr>
        <w:numPr>
          <w:ilvl w:val="0"/>
          <w:numId w:val="31"/>
        </w:numPr>
        <w:spacing w:before="100" w:beforeAutospacing="1" w:after="100" w:afterAutospacing="1" w:line="240" w:lineRule="auto"/>
      </w:pPr>
      <w:r>
        <w:t>Styrelister i aluminium.</w:t>
      </w:r>
    </w:p>
    <w:p w:rsidR="008235E1" w:rsidRDefault="008235E1" w:rsidP="008235E1">
      <w:pPr>
        <w:numPr>
          <w:ilvl w:val="0"/>
          <w:numId w:val="31"/>
        </w:numPr>
        <w:spacing w:before="100" w:beforeAutospacing="1" w:after="100" w:afterAutospacing="1" w:line="240" w:lineRule="auto"/>
      </w:pPr>
      <w:r>
        <w:t>Screens gir bra utsyn og lysinnslipp, men reduserer likevel varmeinnslipp og innsyn. Det er målt over 90% reduksjon av varmeinnslipp fra solen.</w:t>
      </w:r>
    </w:p>
    <w:p w:rsidR="008235E1" w:rsidRDefault="008235E1" w:rsidP="008235E1">
      <w:pPr>
        <w:numPr>
          <w:ilvl w:val="0"/>
          <w:numId w:val="31"/>
        </w:numPr>
        <w:spacing w:before="100" w:beforeAutospacing="1" w:after="100" w:afterAutospacing="1" w:line="240" w:lineRule="auto"/>
      </w:pPr>
      <w:r>
        <w:t>Leveres som standard i RAL 9006 (grå), RAL 9010 (hvit) og RAL 9005 (sort).</w:t>
      </w:r>
    </w:p>
    <w:p w:rsidR="008235E1" w:rsidRDefault="008235E1" w:rsidP="008235E1">
      <w:pPr>
        <w:numPr>
          <w:ilvl w:val="0"/>
          <w:numId w:val="31"/>
        </w:numPr>
        <w:spacing w:before="100" w:beforeAutospacing="1" w:after="100" w:afterAutospacing="1" w:line="240" w:lineRule="auto"/>
      </w:pPr>
      <w:r>
        <w:t>Manuell betjening.</w:t>
      </w:r>
    </w:p>
    <w:p w:rsidR="008235E1" w:rsidRDefault="008235E1" w:rsidP="008235E1">
      <w:pPr>
        <w:numPr>
          <w:ilvl w:val="0"/>
          <w:numId w:val="31"/>
        </w:numPr>
        <w:spacing w:before="100" w:beforeAutospacing="1" w:after="100" w:afterAutospacing="1" w:line="240" w:lineRule="auto"/>
      </w:pPr>
      <w:r>
        <w:t>Bredde opptil 1,6 meter.</w:t>
      </w:r>
    </w:p>
    <w:p w:rsidR="008235E1" w:rsidRDefault="008235E1" w:rsidP="008235E1">
      <w:pPr>
        <w:numPr>
          <w:ilvl w:val="0"/>
          <w:numId w:val="31"/>
        </w:numPr>
        <w:spacing w:before="100" w:beforeAutospacing="1" w:after="100" w:afterAutospacing="1" w:line="240" w:lineRule="auto"/>
      </w:pPr>
      <w:r>
        <w:t>Høyde opptil 1,75 meter.</w:t>
      </w:r>
    </w:p>
    <w:p w:rsidR="008235E1" w:rsidRDefault="008235E1" w:rsidP="008235E1">
      <w:pPr>
        <w:rPr>
          <w:sz w:val="24"/>
          <w:szCs w:val="24"/>
        </w:rPr>
      </w:pPr>
      <w:r>
        <w:t> </w:t>
      </w:r>
    </w:p>
    <w:p w:rsidR="009C2241" w:rsidRPr="009C2241" w:rsidRDefault="009C2241" w:rsidP="009C2241">
      <w:pPr>
        <w:spacing w:after="0" w:line="240" w:lineRule="auto"/>
        <w:rPr>
          <w:rFonts w:ascii="Times New Roman" w:eastAsia="Times New Roman" w:hAnsi="Times New Roman" w:cs="Times New Roman"/>
          <w:color w:val="FF0000"/>
          <w:sz w:val="44"/>
          <w:szCs w:val="44"/>
          <w:lang w:eastAsia="nb-NO"/>
        </w:rPr>
      </w:pPr>
    </w:p>
    <w:p w:rsidR="009C2241" w:rsidRPr="009C2241" w:rsidRDefault="009C2241" w:rsidP="009C2241">
      <w:pPr>
        <w:spacing w:after="0" w:line="240" w:lineRule="auto"/>
        <w:rPr>
          <w:rFonts w:ascii="Times New Roman" w:eastAsia="Times New Roman" w:hAnsi="Times New Roman" w:cs="Times New Roman"/>
          <w:color w:val="FF0000"/>
          <w:sz w:val="44"/>
          <w:szCs w:val="44"/>
          <w:lang w:eastAsia="nb-NO"/>
        </w:rPr>
      </w:pPr>
      <w:r w:rsidRPr="009C2241">
        <w:rPr>
          <w:rFonts w:ascii="Times New Roman" w:eastAsia="Times New Roman" w:hAnsi="Times New Roman" w:cs="Times New Roman"/>
          <w:color w:val="FF0000"/>
          <w:sz w:val="44"/>
          <w:szCs w:val="44"/>
          <w:lang w:eastAsia="nb-NO"/>
        </w:rPr>
        <w:t>Smartscreen kan strykes</w:t>
      </w:r>
    </w:p>
    <w:p w:rsidR="009C2241" w:rsidRPr="009C2241" w:rsidRDefault="009C2241" w:rsidP="009C2241">
      <w:pPr>
        <w:spacing w:after="0" w:line="240" w:lineRule="auto"/>
        <w:rPr>
          <w:rFonts w:ascii="Times New Roman" w:eastAsia="Times New Roman" w:hAnsi="Times New Roman" w:cs="Times New Roman"/>
          <w:sz w:val="24"/>
          <w:szCs w:val="24"/>
          <w:lang w:eastAsia="nb-NO"/>
        </w:rPr>
      </w:pPr>
      <w:r w:rsidRPr="009C2241">
        <w:rPr>
          <w:rFonts w:ascii="Times New Roman" w:eastAsia="Times New Roman" w:hAnsi="Times New Roman" w:cs="Times New Roman"/>
          <w:sz w:val="24"/>
          <w:szCs w:val="24"/>
          <w:lang w:eastAsia="nb-NO"/>
        </w:rPr>
        <w:t> </w:t>
      </w:r>
    </w:p>
    <w:p w:rsidR="009C2241" w:rsidRDefault="009C2241" w:rsidP="009C2241">
      <w:pPr>
        <w:rPr>
          <w:sz w:val="24"/>
          <w:szCs w:val="24"/>
        </w:rPr>
      </w:pPr>
    </w:p>
    <w:p w:rsidR="009C2241" w:rsidRPr="008235E1" w:rsidRDefault="009C2241" w:rsidP="009C2241">
      <w:pPr>
        <w:rPr>
          <w:sz w:val="48"/>
          <w:szCs w:val="48"/>
        </w:rPr>
      </w:pPr>
      <w:r w:rsidRPr="008235E1">
        <w:rPr>
          <w:sz w:val="48"/>
          <w:szCs w:val="48"/>
        </w:rPr>
        <w:lastRenderedPageBreak/>
        <w:t> </w:t>
      </w:r>
      <w:r w:rsidR="008235E1" w:rsidRPr="008235E1">
        <w:rPr>
          <w:sz w:val="48"/>
          <w:szCs w:val="48"/>
        </w:rPr>
        <w:t>Markisolett</w:t>
      </w:r>
    </w:p>
    <w:p w:rsidR="009C2241" w:rsidRPr="002A2977" w:rsidRDefault="008235E1" w:rsidP="009C2241">
      <w:pPr>
        <w:spacing w:before="100" w:beforeAutospacing="1" w:after="100" w:afterAutospacing="1" w:line="240" w:lineRule="auto"/>
        <w:ind w:left="720"/>
      </w:pPr>
      <w:r>
        <w:t xml:space="preserve">To produkter med solavskjerming innenfor samme systemløsning (screen og markise) </w:t>
      </w:r>
      <w:r>
        <w:br/>
      </w:r>
      <w:r>
        <w:br/>
        <w:t>Rund kasse med diameter 105 mm</w:t>
      </w:r>
      <w:r>
        <w:br/>
      </w:r>
      <w:r>
        <w:br/>
        <w:t xml:space="preserve">Spesialtilpasses det enkelte prosjekt. </w:t>
      </w:r>
      <w:r>
        <w:br/>
      </w:r>
      <w:r>
        <w:br/>
        <w:t xml:space="preserve">Arm leveres med standard lengde 60 cm. </w:t>
      </w:r>
      <w:r>
        <w:br/>
      </w:r>
      <w:r>
        <w:br/>
        <w:t xml:space="preserve">Holder sollys og varme ute. </w:t>
      </w:r>
      <w:r>
        <w:br/>
      </w:r>
      <w:r>
        <w:br/>
        <w:t xml:space="preserve">Leveres ofte til næringsbygg. </w:t>
      </w:r>
      <w:r>
        <w:br/>
      </w:r>
      <w:r>
        <w:br/>
        <w:t xml:space="preserve">Bør ikke brukes ved vind over 14 meter pr. sek. </w:t>
      </w:r>
      <w:r>
        <w:br/>
      </w:r>
      <w:r>
        <w:br/>
        <w:t xml:space="preserve">Liten opplagring av duken. </w:t>
      </w:r>
      <w:r>
        <w:br/>
      </w:r>
      <w:r>
        <w:br/>
        <w:t xml:space="preserve">Ingen innsyn men bra utsyn når den er nede. </w:t>
      </w:r>
      <w:r>
        <w:br/>
      </w:r>
      <w:r>
        <w:br/>
        <w:t>Vedlikeholdsvennlig.</w:t>
      </w:r>
    </w:p>
    <w:tbl>
      <w:tblPr>
        <w:tblW w:w="5000" w:type="pct"/>
        <w:tblCellSpacing w:w="0" w:type="dxa"/>
        <w:tblCellMar>
          <w:left w:w="0" w:type="dxa"/>
          <w:right w:w="0" w:type="dxa"/>
        </w:tblCellMar>
        <w:tblLook w:val="04A0" w:firstRow="1" w:lastRow="0" w:firstColumn="1" w:lastColumn="0" w:noHBand="0" w:noVBand="1"/>
      </w:tblPr>
      <w:tblGrid>
        <w:gridCol w:w="9072"/>
      </w:tblGrid>
      <w:tr w:rsidR="008235E1" w:rsidRPr="008235E1" w:rsidTr="008235E1">
        <w:trPr>
          <w:tblCellSpacing w:w="0" w:type="dxa"/>
        </w:trPr>
        <w:tc>
          <w:tcPr>
            <w:tcW w:w="0" w:type="auto"/>
            <w:tcMar>
              <w:top w:w="0" w:type="dxa"/>
              <w:left w:w="0" w:type="dxa"/>
              <w:bottom w:w="75" w:type="dxa"/>
              <w:right w:w="0" w:type="dxa"/>
            </w:tcMar>
            <w:hideMark/>
          </w:tcPr>
          <w:p w:rsidR="008235E1" w:rsidRPr="008235E1" w:rsidRDefault="008235E1" w:rsidP="008235E1">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8235E1">
              <w:rPr>
                <w:rFonts w:ascii="Times New Roman" w:eastAsia="Times New Roman" w:hAnsi="Times New Roman" w:cs="Times New Roman"/>
                <w:b/>
                <w:bCs/>
                <w:kern w:val="36"/>
                <w:sz w:val="48"/>
                <w:szCs w:val="48"/>
                <w:lang w:eastAsia="nb-NO"/>
              </w:rPr>
              <w:t xml:space="preserve">Faste skjermer </w:t>
            </w:r>
          </w:p>
        </w:tc>
      </w:tr>
      <w:tr w:rsidR="008235E1" w:rsidRPr="008235E1" w:rsidTr="008235E1">
        <w:trPr>
          <w:trHeight w:val="190"/>
          <w:tblCellSpacing w:w="0" w:type="dxa"/>
        </w:trPr>
        <w:tc>
          <w:tcPr>
            <w:tcW w:w="0" w:type="auto"/>
            <w:hideMark/>
          </w:tcPr>
          <w:p w:rsidR="008235E1" w:rsidRPr="008235E1" w:rsidRDefault="008235E1" w:rsidP="008235E1">
            <w:pPr>
              <w:spacing w:after="0"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noProof/>
                <w:sz w:val="24"/>
                <w:szCs w:val="24"/>
                <w:lang w:eastAsia="nb-NO"/>
              </w:rPr>
              <w:drawing>
                <wp:inline distT="0" distB="0" distL="0" distR="0" wp14:anchorId="60A916D7" wp14:editId="64196232">
                  <wp:extent cx="6350" cy="184150"/>
                  <wp:effectExtent l="0" t="0" r="0" b="0"/>
                  <wp:docPr id="68" name="Bilde 68" descr="http://www.vental.no/media/trans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vental.no/media/transbg.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 cy="184150"/>
                          </a:xfrm>
                          <a:prstGeom prst="rect">
                            <a:avLst/>
                          </a:prstGeom>
                          <a:noFill/>
                          <a:ln>
                            <a:noFill/>
                          </a:ln>
                        </pic:spPr>
                      </pic:pic>
                    </a:graphicData>
                  </a:graphic>
                </wp:inline>
              </w:drawing>
            </w:r>
          </w:p>
        </w:tc>
      </w:tr>
      <w:tr w:rsidR="008235E1" w:rsidRPr="008235E1" w:rsidTr="008235E1">
        <w:trPr>
          <w:tblCellSpacing w:w="0" w:type="dxa"/>
        </w:trPr>
        <w:tc>
          <w:tcPr>
            <w:tcW w:w="0" w:type="auto"/>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9072"/>
            </w:tblGrid>
            <w:tr w:rsidR="008235E1" w:rsidRPr="008235E1">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9042"/>
                  </w:tblGrid>
                  <w:tr w:rsidR="008235E1" w:rsidRPr="008235E1">
                    <w:trPr>
                      <w:tblCellSpacing w:w="0" w:type="dxa"/>
                    </w:trPr>
                    <w:tc>
                      <w:tcPr>
                        <w:tcW w:w="5000" w:type="pct"/>
                        <w:tcMar>
                          <w:top w:w="0" w:type="dxa"/>
                          <w:left w:w="0" w:type="dxa"/>
                          <w:bottom w:w="0" w:type="dxa"/>
                          <w:right w:w="150" w:type="dxa"/>
                        </w:tcMar>
                        <w:hideMark/>
                      </w:tcPr>
                      <w:p w:rsidR="008235E1" w:rsidRPr="008235E1" w:rsidRDefault="008235E1" w:rsidP="008235E1">
                        <w:p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noProof/>
                            <w:sz w:val="24"/>
                            <w:szCs w:val="24"/>
                            <w:lang w:eastAsia="nb-NO"/>
                          </w:rPr>
                          <w:drawing>
                            <wp:inline distT="0" distB="0" distL="0" distR="0" wp14:anchorId="51DE17D4" wp14:editId="30B8980D">
                              <wp:extent cx="5137150" cy="1428750"/>
                              <wp:effectExtent l="0" t="0" r="6350" b="0"/>
                              <wp:docPr id="69" name="Bilde 69" descr="http://www.vental.no/images/Marketing/3-1%20Ekstri%C3%B8rprodukter/3%20Faste%20skjermer/Faste_skjermer_animas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vental.no/images/Marketing/3-1%20Ekstri%C3%B8rprodukter/3%20Faste%20skjermer/Faste_skjermer_animasj.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7150" cy="1428750"/>
                                      </a:xfrm>
                                      <a:prstGeom prst="rect">
                                        <a:avLst/>
                                      </a:prstGeom>
                                      <a:noFill/>
                                      <a:ln>
                                        <a:noFill/>
                                      </a:ln>
                                    </pic:spPr>
                                  </pic:pic>
                                </a:graphicData>
                              </a:graphic>
                            </wp:inline>
                          </w:drawing>
                        </w:r>
                      </w:p>
                      <w:p w:rsidR="008235E1" w:rsidRPr="008235E1" w:rsidRDefault="008235E1" w:rsidP="008235E1">
                        <w:p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w:t>
                        </w:r>
                      </w:p>
                      <w:p w:rsidR="008235E1" w:rsidRPr="008235E1" w:rsidRDefault="008235E1" w:rsidP="008235E1">
                        <w:p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Solskjermer kaller vi konstruksjoner av lameller eller profiler i metall, tre eller glass som festes til rammer på fasaden. Monteres ofte på kontorbygg, skoler og andre offentligebygg alene som solskjerming eller i kombinasjon med utvendige persienner eller screenløsninger. Solskjermene kan være faste eller </w:t>
                        </w:r>
                        <w:r w:rsidR="009662CD" w:rsidRPr="008235E1">
                          <w:rPr>
                            <w:rFonts w:ascii="Times New Roman" w:eastAsia="Times New Roman" w:hAnsi="Times New Roman" w:cs="Times New Roman"/>
                            <w:sz w:val="24"/>
                            <w:szCs w:val="24"/>
                            <w:lang w:eastAsia="nb-NO"/>
                          </w:rPr>
                          <w:t>bevegelige</w:t>
                        </w:r>
                        <w:r w:rsidRPr="008235E1">
                          <w:rPr>
                            <w:rFonts w:ascii="Times New Roman" w:eastAsia="Times New Roman" w:hAnsi="Times New Roman" w:cs="Times New Roman"/>
                            <w:sz w:val="24"/>
                            <w:szCs w:val="24"/>
                            <w:lang w:eastAsia="nb-NO"/>
                          </w:rPr>
                          <w:t xml:space="preserve"> og de er montert slik at de skjermer for solen når den står i en viss </w:t>
                        </w:r>
                        <w:r w:rsidR="009662CD" w:rsidRPr="008235E1">
                          <w:rPr>
                            <w:rFonts w:ascii="Times New Roman" w:eastAsia="Times New Roman" w:hAnsi="Times New Roman" w:cs="Times New Roman"/>
                            <w:sz w:val="24"/>
                            <w:szCs w:val="24"/>
                            <w:lang w:eastAsia="nb-NO"/>
                          </w:rPr>
                          <w:t>posisjoner</w:t>
                        </w:r>
                        <w:r w:rsidRPr="008235E1">
                          <w:rPr>
                            <w:rFonts w:ascii="Times New Roman" w:eastAsia="Times New Roman" w:hAnsi="Times New Roman" w:cs="Times New Roman"/>
                            <w:sz w:val="24"/>
                            <w:szCs w:val="24"/>
                            <w:lang w:eastAsia="nb-NO"/>
                          </w:rPr>
                          <w:t xml:space="preserve">. Skjermene er </w:t>
                        </w:r>
                        <w:r w:rsidR="009662CD" w:rsidRPr="008235E1">
                          <w:rPr>
                            <w:rFonts w:ascii="Times New Roman" w:eastAsia="Times New Roman" w:hAnsi="Times New Roman" w:cs="Times New Roman"/>
                            <w:sz w:val="24"/>
                            <w:szCs w:val="24"/>
                            <w:lang w:eastAsia="nb-NO"/>
                          </w:rPr>
                          <w:t>alltid</w:t>
                        </w:r>
                        <w:r w:rsidRPr="008235E1">
                          <w:rPr>
                            <w:rFonts w:ascii="Times New Roman" w:eastAsia="Times New Roman" w:hAnsi="Times New Roman" w:cs="Times New Roman"/>
                            <w:sz w:val="24"/>
                            <w:szCs w:val="24"/>
                            <w:lang w:eastAsia="nb-NO"/>
                          </w:rPr>
                          <w:t xml:space="preserve"> tilpasset bygget de monteres på og er som regel tegnet inn av arkitekten fra starten som en integrert del av fasaden. </w:t>
                        </w:r>
                      </w:p>
                    </w:tc>
                  </w:tr>
                </w:tbl>
                <w:p w:rsidR="008235E1" w:rsidRPr="008235E1" w:rsidRDefault="008235E1" w:rsidP="008235E1">
                  <w:pPr>
                    <w:spacing w:after="0" w:line="240" w:lineRule="auto"/>
                    <w:rPr>
                      <w:rFonts w:ascii="Times New Roman" w:eastAsia="Times New Roman" w:hAnsi="Times New Roman" w:cs="Times New Roman"/>
                      <w:sz w:val="24"/>
                      <w:szCs w:val="24"/>
                      <w:lang w:eastAsia="nb-NO"/>
                    </w:rPr>
                  </w:pPr>
                </w:p>
              </w:tc>
            </w:tr>
          </w:tbl>
          <w:p w:rsidR="008235E1" w:rsidRPr="008235E1" w:rsidRDefault="008235E1" w:rsidP="008235E1">
            <w:pPr>
              <w:spacing w:after="0" w:line="240" w:lineRule="auto"/>
              <w:rPr>
                <w:rFonts w:ascii="Times New Roman" w:eastAsia="Times New Roman" w:hAnsi="Times New Roman" w:cs="Times New Roman"/>
                <w:sz w:val="24"/>
                <w:szCs w:val="24"/>
                <w:lang w:eastAsia="nb-NO"/>
              </w:rPr>
            </w:pPr>
          </w:p>
        </w:tc>
      </w:tr>
    </w:tbl>
    <w:p w:rsidR="008235E1" w:rsidRDefault="008235E1" w:rsidP="008235E1">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8235E1" w:rsidRDefault="008235E1" w:rsidP="008235E1">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8235E1" w:rsidRPr="008235E1" w:rsidRDefault="008235E1" w:rsidP="008235E1">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8235E1">
        <w:rPr>
          <w:rFonts w:ascii="Times New Roman" w:eastAsia="Times New Roman" w:hAnsi="Times New Roman" w:cs="Times New Roman"/>
          <w:b/>
          <w:bCs/>
          <w:kern w:val="36"/>
          <w:sz w:val="48"/>
          <w:szCs w:val="48"/>
          <w:lang w:eastAsia="nb-NO"/>
        </w:rPr>
        <w:lastRenderedPageBreak/>
        <w:t>Somfy kvartsvarmer</w:t>
      </w:r>
    </w:p>
    <w:p w:rsidR="008235E1" w:rsidRPr="008235E1" w:rsidRDefault="008235E1" w:rsidP="008235E1">
      <w:pPr>
        <w:numPr>
          <w:ilvl w:val="0"/>
          <w:numId w:val="32"/>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Forleng utesesongen med en lekker terrassevarmer fra Somfy!</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“Heating Modulis Ramp RTS.”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Terrassevarmer på 2000 W.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Leveres i fargene antrasitt, sølv eller hvit.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Den er "Plug and play" med innebygd radiomottager slik at den enkelt styres via samme fjernkontrollen (alle RTS kontroller) som man bruker til markisene/persiennene.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Varmen kan reguleres til ønsket nivå (33, 66 eller 100 %). Man trenger derfor ikke ha høyere effekt enn ønskelig og på den måten reduseres strømforbruket i forhold til en varmer med kun av/på bryter.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Kvartselement. Når sin maks temperatur på under et sekund.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Varmer ikke opp luften men bare det som stopper strålene, noe som gjør at det er mye enklere å styre varmen.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L x B x D: 520 x 175 x 110 mm.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Levetid element: 7.000-10.000 timer.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Minimum avstand til tak: 0,3 m. </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IP24.</w:t>
      </w:r>
    </w:p>
    <w:p w:rsidR="008235E1" w:rsidRPr="008235E1" w:rsidRDefault="008235E1" w:rsidP="008235E1">
      <w:pPr>
        <w:numPr>
          <w:ilvl w:val="0"/>
          <w:numId w:val="33"/>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NB! Somfy fjernkontroll er ikke inkludert (alle fjernkontroller kan benyttes). 16 amp og C-sikring (treg sikring). </w:t>
      </w:r>
    </w:p>
    <w:p w:rsidR="008235E1" w:rsidRPr="008235E1" w:rsidRDefault="008235E1" w:rsidP="008235E1">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8235E1">
        <w:rPr>
          <w:rFonts w:ascii="Times New Roman" w:eastAsia="Times New Roman" w:hAnsi="Times New Roman" w:cs="Times New Roman"/>
          <w:b/>
          <w:bCs/>
          <w:kern w:val="36"/>
          <w:sz w:val="48"/>
          <w:szCs w:val="48"/>
          <w:lang w:eastAsia="nb-NO"/>
        </w:rPr>
        <w:t>Somfy lyslist</w:t>
      </w:r>
    </w:p>
    <w:p w:rsidR="008235E1" w:rsidRPr="008235E1" w:rsidRDefault="008235E1" w:rsidP="008235E1">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8235E1">
        <w:rPr>
          <w:rFonts w:ascii="Times New Roman" w:eastAsia="Times New Roman" w:hAnsi="Times New Roman" w:cs="Times New Roman"/>
          <w:b/>
          <w:bCs/>
          <w:sz w:val="27"/>
          <w:szCs w:val="27"/>
          <w:lang w:eastAsia="nb-NO"/>
        </w:rPr>
        <w:t>Somfy lyslist 5x20W</w:t>
      </w:r>
    </w:p>
    <w:p w:rsidR="008235E1" w:rsidRPr="008235E1" w:rsidRDefault="008235E1" w:rsidP="008235E1">
      <w:pPr>
        <w:numPr>
          <w:ilvl w:val="0"/>
          <w:numId w:val="34"/>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Lakkert, med feste for tak/vegg. </w:t>
      </w:r>
    </w:p>
    <w:p w:rsidR="008235E1" w:rsidRPr="008235E1" w:rsidRDefault="008235E1" w:rsidP="008235E1">
      <w:pPr>
        <w:numPr>
          <w:ilvl w:val="0"/>
          <w:numId w:val="34"/>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Leveres i fargen antrasitt, sølv eller hvit. </w:t>
      </w:r>
    </w:p>
    <w:p w:rsidR="008235E1" w:rsidRPr="008235E1" w:rsidRDefault="008235E1" w:rsidP="008235E1">
      <w:pPr>
        <w:numPr>
          <w:ilvl w:val="0"/>
          <w:numId w:val="34"/>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Plug &amp; play 5x20 W. </w:t>
      </w:r>
    </w:p>
    <w:p w:rsidR="008235E1" w:rsidRPr="008235E1" w:rsidRDefault="008235E1" w:rsidP="008235E1">
      <w:pPr>
        <w:numPr>
          <w:ilvl w:val="0"/>
          <w:numId w:val="34"/>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Integrert radiomottaker med dimmerfunksjon. </w:t>
      </w:r>
    </w:p>
    <w:p w:rsidR="008235E1" w:rsidRPr="008235E1" w:rsidRDefault="008235E1" w:rsidP="008235E1">
      <w:pPr>
        <w:numPr>
          <w:ilvl w:val="0"/>
          <w:numId w:val="34"/>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Lysstyrken justeres enkelt trinnløst med alle RTS kontroller. </w:t>
      </w:r>
    </w:p>
    <w:p w:rsidR="008235E1" w:rsidRPr="008235E1" w:rsidRDefault="008235E1" w:rsidP="008235E1">
      <w:pPr>
        <w:numPr>
          <w:ilvl w:val="0"/>
          <w:numId w:val="34"/>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Lengde 3 meter. </w:t>
      </w:r>
    </w:p>
    <w:p w:rsidR="008235E1" w:rsidRPr="008235E1" w:rsidRDefault="008235E1" w:rsidP="008235E1">
      <w:pPr>
        <w:numPr>
          <w:ilvl w:val="0"/>
          <w:numId w:val="34"/>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5 stk justerbare halogen spotlights. </w:t>
      </w:r>
    </w:p>
    <w:p w:rsidR="008235E1" w:rsidRPr="008235E1" w:rsidRDefault="008235E1" w:rsidP="008235E1">
      <w:pPr>
        <w:numPr>
          <w:ilvl w:val="0"/>
          <w:numId w:val="34"/>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Tappoppheng for enkel montering på vegg, tak eller markise er inkludert. </w:t>
      </w:r>
    </w:p>
    <w:p w:rsidR="008235E1" w:rsidRPr="008235E1" w:rsidRDefault="008235E1" w:rsidP="008235E1">
      <w:pPr>
        <w:numPr>
          <w:ilvl w:val="0"/>
          <w:numId w:val="34"/>
        </w:numPr>
        <w:spacing w:before="100" w:beforeAutospacing="1" w:after="240"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Enkel tilkobling med stikkontakt.</w:t>
      </w:r>
    </w:p>
    <w:p w:rsidR="008235E1" w:rsidRPr="008235E1" w:rsidRDefault="008235E1" w:rsidP="008235E1">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8235E1">
        <w:rPr>
          <w:rFonts w:ascii="Times New Roman" w:eastAsia="Times New Roman" w:hAnsi="Times New Roman" w:cs="Times New Roman"/>
          <w:b/>
          <w:bCs/>
          <w:sz w:val="27"/>
          <w:szCs w:val="27"/>
          <w:lang w:eastAsia="nb-NO"/>
        </w:rPr>
        <w:t>Somfy lyslist 3x20W</w:t>
      </w:r>
    </w:p>
    <w:p w:rsidR="008235E1" w:rsidRPr="008235E1" w:rsidRDefault="008235E1" w:rsidP="008235E1">
      <w:pPr>
        <w:numPr>
          <w:ilvl w:val="0"/>
          <w:numId w:val="35"/>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Samme egenskaper som lyslisten med 5 x 20W, bortsett fra: </w:t>
      </w:r>
    </w:p>
    <w:p w:rsidR="008235E1" w:rsidRPr="008235E1" w:rsidRDefault="008235E1" w:rsidP="008235E1">
      <w:pPr>
        <w:numPr>
          <w:ilvl w:val="0"/>
          <w:numId w:val="35"/>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Lengde 1 meter. </w:t>
      </w:r>
    </w:p>
    <w:p w:rsidR="008235E1" w:rsidRPr="008235E1" w:rsidRDefault="008235E1" w:rsidP="008235E1">
      <w:pPr>
        <w:numPr>
          <w:ilvl w:val="0"/>
          <w:numId w:val="35"/>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 xml:space="preserve">3 stk justerbare halogen spotlights. </w:t>
      </w:r>
    </w:p>
    <w:p w:rsidR="008235E1" w:rsidRDefault="008235E1" w:rsidP="008235E1">
      <w:pPr>
        <w:numPr>
          <w:ilvl w:val="0"/>
          <w:numId w:val="35"/>
        </w:numPr>
        <w:spacing w:before="100" w:beforeAutospacing="1" w:after="100" w:afterAutospacing="1" w:line="240" w:lineRule="auto"/>
        <w:rPr>
          <w:rFonts w:ascii="Times New Roman" w:eastAsia="Times New Roman" w:hAnsi="Times New Roman" w:cs="Times New Roman"/>
          <w:sz w:val="24"/>
          <w:szCs w:val="24"/>
          <w:lang w:eastAsia="nb-NO"/>
        </w:rPr>
      </w:pPr>
      <w:r w:rsidRPr="008235E1">
        <w:rPr>
          <w:rFonts w:ascii="Times New Roman" w:eastAsia="Times New Roman" w:hAnsi="Times New Roman" w:cs="Times New Roman"/>
          <w:sz w:val="24"/>
          <w:szCs w:val="24"/>
          <w:lang w:eastAsia="nb-NO"/>
        </w:rPr>
        <w:t>Leveres kun i hvit utførelse.</w:t>
      </w:r>
    </w:p>
    <w:p w:rsidR="00651A32" w:rsidRDefault="00651A32" w:rsidP="00651A32">
      <w:pPr>
        <w:spacing w:before="100" w:beforeAutospacing="1" w:after="100" w:afterAutospacing="1" w:line="240" w:lineRule="auto"/>
        <w:rPr>
          <w:rFonts w:ascii="Times New Roman" w:eastAsia="Times New Roman" w:hAnsi="Times New Roman" w:cs="Times New Roman"/>
          <w:sz w:val="56"/>
          <w:szCs w:val="56"/>
          <w:lang w:eastAsia="nb-NO"/>
        </w:rPr>
      </w:pPr>
    </w:p>
    <w:p w:rsidR="00651A32" w:rsidRPr="00651A32" w:rsidRDefault="00651A32" w:rsidP="00651A32">
      <w:pPr>
        <w:spacing w:before="100" w:beforeAutospacing="1" w:after="100" w:afterAutospacing="1" w:line="240" w:lineRule="auto"/>
        <w:rPr>
          <w:rFonts w:ascii="Times New Roman" w:eastAsia="Times New Roman" w:hAnsi="Times New Roman" w:cs="Times New Roman"/>
          <w:sz w:val="56"/>
          <w:szCs w:val="56"/>
          <w:lang w:eastAsia="nb-NO"/>
        </w:rPr>
      </w:pPr>
      <w:r w:rsidRPr="00651A32">
        <w:rPr>
          <w:rFonts w:ascii="Times New Roman" w:eastAsia="Times New Roman" w:hAnsi="Times New Roman" w:cs="Times New Roman"/>
          <w:sz w:val="56"/>
          <w:szCs w:val="56"/>
          <w:lang w:eastAsia="nb-NO"/>
        </w:rPr>
        <w:lastRenderedPageBreak/>
        <w:t>Sprosser</w:t>
      </w:r>
    </w:p>
    <w:p w:rsidR="00651A32" w:rsidRDefault="00651A32" w:rsidP="00651A32">
      <w:p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Vil at du skal legge til det som står på denne siden.</w:t>
      </w:r>
    </w:p>
    <w:p w:rsidR="00651A32" w:rsidRDefault="00651A32" w:rsidP="00651A32">
      <w:pPr>
        <w:spacing w:before="100" w:beforeAutospacing="1" w:after="100" w:afterAutospacing="1" w:line="240" w:lineRule="auto"/>
        <w:rPr>
          <w:rFonts w:ascii="Times New Roman" w:eastAsia="Times New Roman" w:hAnsi="Times New Roman" w:cs="Times New Roman"/>
          <w:sz w:val="24"/>
          <w:szCs w:val="24"/>
          <w:lang w:eastAsia="nb-NO"/>
        </w:rPr>
      </w:pPr>
      <w:hyperlink r:id="rId7" w:history="1">
        <w:r w:rsidRPr="00A668B8">
          <w:rPr>
            <w:rStyle w:val="Hyperkobling"/>
            <w:rFonts w:ascii="Times New Roman" w:eastAsia="Times New Roman" w:hAnsi="Times New Roman" w:cs="Times New Roman"/>
            <w:sz w:val="24"/>
            <w:szCs w:val="24"/>
            <w:lang w:eastAsia="nb-NO"/>
          </w:rPr>
          <w:t>http://rakkestadtrevare.no/sprosser</w:t>
        </w:r>
      </w:hyperlink>
    </w:p>
    <w:p w:rsidR="00651A32" w:rsidRDefault="00651A32" w:rsidP="00651A32">
      <w:pPr>
        <w:spacing w:before="100" w:beforeAutospacing="1" w:after="100" w:afterAutospacing="1" w:line="240" w:lineRule="auto"/>
        <w:rPr>
          <w:rFonts w:ascii="Times New Roman" w:eastAsia="Times New Roman" w:hAnsi="Times New Roman" w:cs="Times New Roman"/>
          <w:sz w:val="24"/>
          <w:szCs w:val="24"/>
          <w:lang w:eastAsia="nb-NO"/>
        </w:rPr>
      </w:pPr>
    </w:p>
    <w:p w:rsidR="00651A32" w:rsidRDefault="00651A32" w:rsidP="00651A32">
      <w:pPr>
        <w:spacing w:before="100" w:beforeAutospacing="1" w:after="100" w:afterAutospacing="1" w:line="240" w:lineRule="auto"/>
        <w:rPr>
          <w:rFonts w:ascii="Times New Roman" w:eastAsia="Times New Roman" w:hAnsi="Times New Roman" w:cs="Times New Roman"/>
          <w:sz w:val="56"/>
          <w:szCs w:val="56"/>
          <w:lang w:eastAsia="nb-NO"/>
        </w:rPr>
      </w:pPr>
      <w:r w:rsidRPr="00651A32">
        <w:rPr>
          <w:rFonts w:ascii="Times New Roman" w:eastAsia="Times New Roman" w:hAnsi="Times New Roman" w:cs="Times New Roman"/>
          <w:sz w:val="56"/>
          <w:szCs w:val="56"/>
          <w:lang w:eastAsia="nb-NO"/>
        </w:rPr>
        <w:t>Interiør</w:t>
      </w:r>
    </w:p>
    <w:p w:rsidR="00651A32" w:rsidRPr="00651A32" w:rsidRDefault="00651A32" w:rsidP="00651A32">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Pr>
          <w:rFonts w:ascii="Times New Roman" w:eastAsia="Times New Roman" w:hAnsi="Times New Roman" w:cs="Times New Roman"/>
          <w:b/>
          <w:bCs/>
          <w:kern w:val="36"/>
          <w:sz w:val="48"/>
          <w:szCs w:val="48"/>
          <w:lang w:eastAsia="nb-NO"/>
        </w:rPr>
        <w:t>Rullegardiner</w:t>
      </w:r>
    </w:p>
    <w:p w:rsidR="00651A32" w:rsidRPr="00651A32" w:rsidRDefault="00651A32" w:rsidP="00651A32">
      <w:pPr>
        <w:numPr>
          <w:ilvl w:val="0"/>
          <w:numId w:val="36"/>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Dekorativ og funksjonell.</w:t>
      </w:r>
    </w:p>
    <w:p w:rsidR="00651A32" w:rsidRPr="00651A32" w:rsidRDefault="00651A32" w:rsidP="00651A32">
      <w:pPr>
        <w:numPr>
          <w:ilvl w:val="0"/>
          <w:numId w:val="36"/>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Rullegardiner er lette å tilpasse.</w:t>
      </w:r>
    </w:p>
    <w:p w:rsidR="00651A32" w:rsidRPr="00651A32" w:rsidRDefault="00651A32" w:rsidP="00651A32">
      <w:pPr>
        <w:numPr>
          <w:ilvl w:val="0"/>
          <w:numId w:val="36"/>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Kjedetrekk og trinnløs regulering.</w:t>
      </w:r>
    </w:p>
    <w:p w:rsidR="00651A32" w:rsidRPr="00651A32" w:rsidRDefault="00651A32" w:rsidP="00651A32">
      <w:pPr>
        <w:numPr>
          <w:ilvl w:val="0"/>
          <w:numId w:val="36"/>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Rullegardiner med ensfarget, mønstret, mørklegging og transparent. Velg blant over 130 farger!</w:t>
      </w:r>
    </w:p>
    <w:p w:rsidR="00651A32" w:rsidRPr="00651A32" w:rsidRDefault="00651A32" w:rsidP="00651A32">
      <w:pPr>
        <w:numPr>
          <w:ilvl w:val="0"/>
          <w:numId w:val="36"/>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Lysdempende og varmereflekterende.</w:t>
      </w:r>
    </w:p>
    <w:p w:rsidR="00651A32" w:rsidRPr="00651A32" w:rsidRDefault="00651A32" w:rsidP="00651A32">
      <w:pPr>
        <w:numPr>
          <w:ilvl w:val="0"/>
          <w:numId w:val="36"/>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Toppkassett i smakfull design.</w:t>
      </w:r>
    </w:p>
    <w:p w:rsidR="00651A32" w:rsidRPr="00651A32" w:rsidRDefault="00651A32" w:rsidP="00651A32">
      <w:pPr>
        <w:numPr>
          <w:ilvl w:val="0"/>
          <w:numId w:val="36"/>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Softraise: Jevn heving av gardinet.</w:t>
      </w:r>
    </w:p>
    <w:p w:rsidR="00651A32" w:rsidRPr="00651A32" w:rsidRDefault="00651A32" w:rsidP="00651A32">
      <w:pPr>
        <w:numPr>
          <w:ilvl w:val="0"/>
          <w:numId w:val="36"/>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Manuell betjening eller motor.</w:t>
      </w:r>
    </w:p>
    <w:p w:rsidR="00651A32" w:rsidRPr="00651A32" w:rsidRDefault="00651A32" w:rsidP="00651A32">
      <w:pPr>
        <w:numPr>
          <w:ilvl w:val="0"/>
          <w:numId w:val="36"/>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Green Screen Eco - Miljøvinner: Endelig en PVC-fri screen gardin! Vil du ha innvendig rullegardin, anbefaler vi Green Screen Eco. Green Screen er nemlig markedets første screens gardiner helt uten miljø-skadelig og forurensende PVC. Green Screen har lang levetid, enkelt vedlikehold og er permanent flammehemmende. I og med at den ikke inneholder PVC, er den også luktfri og 100 % resirkulerbar. Velg Green Screen Eco og få et grønnere hjem!</w:t>
      </w:r>
    </w:p>
    <w:p w:rsidR="00651A32" w:rsidRDefault="00651A32" w:rsidP="00651A32">
      <w:pPr>
        <w:pStyle w:val="Overskrift1"/>
      </w:pPr>
      <w:r>
        <w:t>Aluminiumspersienner</w:t>
      </w:r>
    </w:p>
    <w:p w:rsidR="00651A32" w:rsidRDefault="00651A32" w:rsidP="00651A32">
      <w:pPr>
        <w:numPr>
          <w:ilvl w:val="0"/>
          <w:numId w:val="37"/>
        </w:numPr>
        <w:spacing w:before="100" w:beforeAutospacing="1" w:after="100" w:afterAutospacing="1" w:line="240" w:lineRule="auto"/>
      </w:pPr>
      <w:r>
        <w:t xml:space="preserve">Leveres med lameller i 25 mm bredde, samt utvalgte i 35 mm bredde </w:t>
      </w:r>
    </w:p>
    <w:p w:rsidR="00651A32" w:rsidRDefault="00651A32" w:rsidP="00651A32">
      <w:pPr>
        <w:numPr>
          <w:ilvl w:val="0"/>
          <w:numId w:val="37"/>
        </w:numPr>
        <w:spacing w:before="100" w:beforeAutospacing="1" w:after="100" w:afterAutospacing="1" w:line="240" w:lineRule="auto"/>
      </w:pPr>
      <w:r>
        <w:t xml:space="preserve">Høy teknisk kvalitet. </w:t>
      </w:r>
    </w:p>
    <w:p w:rsidR="00651A32" w:rsidRDefault="00651A32" w:rsidP="00651A32">
      <w:pPr>
        <w:numPr>
          <w:ilvl w:val="0"/>
          <w:numId w:val="37"/>
        </w:numPr>
        <w:spacing w:before="100" w:beforeAutospacing="1" w:after="100" w:afterAutospacing="1" w:line="240" w:lineRule="auto"/>
      </w:pPr>
      <w:r>
        <w:t xml:space="preserve">Dekorative design og mønstre. Mange </w:t>
      </w:r>
      <w:r w:rsidR="009662CD">
        <w:t>forskjellige</w:t>
      </w:r>
      <w:r>
        <w:t xml:space="preserve"> farger. </w:t>
      </w:r>
    </w:p>
    <w:p w:rsidR="00651A32" w:rsidRDefault="00651A32" w:rsidP="00651A32">
      <w:pPr>
        <w:numPr>
          <w:ilvl w:val="0"/>
          <w:numId w:val="37"/>
        </w:numPr>
        <w:spacing w:before="100" w:beforeAutospacing="1" w:after="100" w:afterAutospacing="1" w:line="240" w:lineRule="auto"/>
      </w:pPr>
      <w:r>
        <w:t xml:space="preserve">Innovativ formgivning. </w:t>
      </w:r>
    </w:p>
    <w:p w:rsidR="00651A32" w:rsidRDefault="00651A32" w:rsidP="00651A32">
      <w:pPr>
        <w:numPr>
          <w:ilvl w:val="0"/>
          <w:numId w:val="37"/>
        </w:numPr>
        <w:spacing w:before="100" w:beforeAutospacing="1" w:after="100" w:afterAutospacing="1" w:line="240" w:lineRule="auto"/>
      </w:pPr>
      <w:r>
        <w:t xml:space="preserve">Minimalt lysinnslipp. </w:t>
      </w:r>
    </w:p>
    <w:p w:rsidR="00651A32" w:rsidRDefault="00651A32" w:rsidP="00651A32">
      <w:pPr>
        <w:numPr>
          <w:ilvl w:val="0"/>
          <w:numId w:val="37"/>
        </w:numPr>
        <w:spacing w:before="100" w:beforeAutospacing="1" w:after="100" w:afterAutospacing="1" w:line="240" w:lineRule="auto"/>
      </w:pPr>
      <w:r>
        <w:t xml:space="preserve">Mange betjeningsmuligheter. Motorisering mulig. </w:t>
      </w:r>
    </w:p>
    <w:p w:rsidR="00651A32" w:rsidRDefault="00651A32" w:rsidP="00651A32">
      <w:pPr>
        <w:pStyle w:val="Overskrift1"/>
      </w:pPr>
      <w:r>
        <w:t> </w:t>
      </w:r>
    </w:p>
    <w:p w:rsidR="00651A32" w:rsidRDefault="00651A32" w:rsidP="00651A32">
      <w:pPr>
        <w:pStyle w:val="Overskrift1"/>
      </w:pPr>
    </w:p>
    <w:p w:rsidR="00651A32" w:rsidRDefault="00651A32" w:rsidP="00651A32">
      <w:pPr>
        <w:pStyle w:val="Overskrift1"/>
      </w:pPr>
    </w:p>
    <w:p w:rsidR="00651A32" w:rsidRPr="00651A32" w:rsidRDefault="00651A32" w:rsidP="00651A32">
      <w:pPr>
        <w:pStyle w:val="Overskrift1"/>
      </w:pPr>
      <w:r w:rsidRPr="00651A32">
        <w:lastRenderedPageBreak/>
        <w:t>Lamellgardiner</w:t>
      </w:r>
    </w:p>
    <w:p w:rsidR="00651A32" w:rsidRPr="00651A32" w:rsidRDefault="00651A32" w:rsidP="00651A32">
      <w:pPr>
        <w:numPr>
          <w:ilvl w:val="0"/>
          <w:numId w:val="38"/>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 xml:space="preserve">Lamellgardiner har mange </w:t>
      </w:r>
      <w:r w:rsidR="009662CD" w:rsidRPr="00651A32">
        <w:rPr>
          <w:rFonts w:ascii="Times New Roman" w:eastAsia="Times New Roman" w:hAnsi="Times New Roman" w:cs="Times New Roman"/>
          <w:sz w:val="24"/>
          <w:szCs w:val="24"/>
          <w:lang w:eastAsia="nb-NO"/>
        </w:rPr>
        <w:t>anvendelsesområder</w:t>
      </w:r>
      <w:r w:rsidRPr="00651A32">
        <w:rPr>
          <w:rFonts w:ascii="Times New Roman" w:eastAsia="Times New Roman" w:hAnsi="Times New Roman" w:cs="Times New Roman"/>
          <w:sz w:val="24"/>
          <w:szCs w:val="24"/>
          <w:lang w:eastAsia="nb-NO"/>
        </w:rPr>
        <w:t>: Som dekorasjon, romdeler og solskjerming.</w:t>
      </w:r>
    </w:p>
    <w:p w:rsidR="00651A32" w:rsidRPr="00651A32" w:rsidRDefault="00651A32" w:rsidP="00651A32">
      <w:pPr>
        <w:numPr>
          <w:ilvl w:val="0"/>
          <w:numId w:val="38"/>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Lamellgardiner i 89 og 127 mm bredde.</w:t>
      </w:r>
    </w:p>
    <w:p w:rsidR="00651A32" w:rsidRPr="00651A32" w:rsidRDefault="00651A32" w:rsidP="00651A32">
      <w:pPr>
        <w:numPr>
          <w:ilvl w:val="0"/>
          <w:numId w:val="38"/>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 xml:space="preserve">Stort utvalg av dekorative tekstiler (148 forskjellige farger) eller aluminium. </w:t>
      </w:r>
    </w:p>
    <w:p w:rsidR="00651A32" w:rsidRPr="00651A32" w:rsidRDefault="00651A32" w:rsidP="00651A32">
      <w:pPr>
        <w:numPr>
          <w:ilvl w:val="0"/>
          <w:numId w:val="38"/>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Spesielt egnet for store vindusflater.</w:t>
      </w:r>
    </w:p>
    <w:p w:rsidR="00651A32" w:rsidRPr="00651A32" w:rsidRDefault="00651A32" w:rsidP="00651A32">
      <w:pPr>
        <w:numPr>
          <w:ilvl w:val="0"/>
          <w:numId w:val="38"/>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Mange betjeningsalternativer. Motorisering mulig.</w:t>
      </w:r>
    </w:p>
    <w:p w:rsidR="00651A32" w:rsidRPr="00651A32" w:rsidRDefault="00651A32" w:rsidP="00651A32">
      <w:pPr>
        <w:numPr>
          <w:ilvl w:val="0"/>
          <w:numId w:val="38"/>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 xml:space="preserve">Rengjøring: Normal </w:t>
      </w:r>
      <w:r w:rsidR="009662CD" w:rsidRPr="00651A32">
        <w:rPr>
          <w:rFonts w:ascii="Times New Roman" w:eastAsia="Times New Roman" w:hAnsi="Times New Roman" w:cs="Times New Roman"/>
          <w:sz w:val="24"/>
          <w:szCs w:val="24"/>
          <w:lang w:eastAsia="nb-NO"/>
        </w:rPr>
        <w:t>støv tørking</w:t>
      </w:r>
      <w:r w:rsidRPr="00651A32">
        <w:rPr>
          <w:rFonts w:ascii="Times New Roman" w:eastAsia="Times New Roman" w:hAnsi="Times New Roman" w:cs="Times New Roman"/>
          <w:sz w:val="24"/>
          <w:szCs w:val="24"/>
          <w:lang w:eastAsia="nb-NO"/>
        </w:rPr>
        <w:t>, hvis nødvendig bruk lett fuktig klut. For grundig rengjøring bruk mildt såpevann. Bruk av strykejern må ikke forekomme.</w:t>
      </w:r>
    </w:p>
    <w:p w:rsidR="00651A32" w:rsidRDefault="00651A32" w:rsidP="00651A32">
      <w:pPr>
        <w:rPr>
          <w:sz w:val="24"/>
          <w:szCs w:val="24"/>
        </w:rPr>
      </w:pPr>
    </w:p>
    <w:p w:rsidR="00651A32" w:rsidRPr="00651A32" w:rsidRDefault="00651A32" w:rsidP="00651A32">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Pr>
          <w:rFonts w:ascii="Times New Roman" w:eastAsia="Times New Roman" w:hAnsi="Times New Roman" w:cs="Times New Roman"/>
          <w:b/>
          <w:bCs/>
          <w:kern w:val="36"/>
          <w:sz w:val="48"/>
          <w:szCs w:val="48"/>
          <w:lang w:eastAsia="nb-NO"/>
        </w:rPr>
        <w:t>Pl</w:t>
      </w:r>
      <w:r w:rsidRPr="00651A32">
        <w:rPr>
          <w:rFonts w:ascii="Times New Roman" w:eastAsia="Times New Roman" w:hAnsi="Times New Roman" w:cs="Times New Roman"/>
          <w:b/>
          <w:bCs/>
          <w:kern w:val="36"/>
          <w:sz w:val="48"/>
          <w:szCs w:val="48"/>
          <w:lang w:eastAsia="nb-NO"/>
        </w:rPr>
        <w:t>isségardiner</w:t>
      </w:r>
    </w:p>
    <w:p w:rsidR="00651A32" w:rsidRPr="00651A32" w:rsidRDefault="00651A32" w:rsidP="00651A32">
      <w:pPr>
        <w:spacing w:after="240"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Våre Plisségardiner er laget av moderne tekstiler og designet i over 120 farger. Når du kontakter oss vedrørende Plisségardiner hjelper vi deg å finne kombinasjonen som vil gi det perfekte resultatet.</w:t>
      </w:r>
      <w:r w:rsidRPr="00651A32">
        <w:rPr>
          <w:rFonts w:ascii="Times New Roman" w:eastAsia="Times New Roman" w:hAnsi="Times New Roman" w:cs="Times New Roman"/>
          <w:sz w:val="24"/>
          <w:szCs w:val="24"/>
          <w:lang w:eastAsia="nb-NO"/>
        </w:rPr>
        <w:br/>
      </w:r>
      <w:r w:rsidRPr="00651A32">
        <w:rPr>
          <w:rFonts w:ascii="Times New Roman" w:eastAsia="Times New Roman" w:hAnsi="Times New Roman" w:cs="Times New Roman"/>
          <w:sz w:val="24"/>
          <w:szCs w:val="24"/>
          <w:lang w:eastAsia="nb-NO"/>
        </w:rPr>
        <w:br/>
      </w:r>
    </w:p>
    <w:p w:rsidR="00651A32" w:rsidRPr="00651A32" w:rsidRDefault="00651A32" w:rsidP="00651A32">
      <w:pPr>
        <w:spacing w:before="100" w:beforeAutospacing="1" w:after="100" w:afterAutospacing="1" w:line="240" w:lineRule="auto"/>
        <w:outlineLvl w:val="1"/>
        <w:rPr>
          <w:rFonts w:ascii="Times New Roman" w:eastAsia="Times New Roman" w:hAnsi="Times New Roman" w:cs="Times New Roman"/>
          <w:b/>
          <w:bCs/>
          <w:sz w:val="36"/>
          <w:szCs w:val="36"/>
          <w:lang w:eastAsia="nb-NO"/>
        </w:rPr>
      </w:pPr>
      <w:r w:rsidRPr="00651A32">
        <w:rPr>
          <w:rFonts w:ascii="Times New Roman" w:eastAsia="Times New Roman" w:hAnsi="Times New Roman" w:cs="Times New Roman"/>
          <w:b/>
          <w:bCs/>
          <w:sz w:val="36"/>
          <w:szCs w:val="36"/>
          <w:lang w:eastAsia="nb-NO"/>
        </w:rPr>
        <w:t>Produkt kvalifikasjoner for Plisségardiner:</w:t>
      </w:r>
    </w:p>
    <w:p w:rsidR="00651A32" w:rsidRPr="00651A32" w:rsidRDefault="00651A32" w:rsidP="00651A32">
      <w:pPr>
        <w:numPr>
          <w:ilvl w:val="0"/>
          <w:numId w:val="39"/>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Velg blant 120 farger og tekstiler.</w:t>
      </w:r>
    </w:p>
    <w:p w:rsidR="00651A32" w:rsidRPr="00651A32" w:rsidRDefault="00651A32" w:rsidP="00651A32">
      <w:pPr>
        <w:numPr>
          <w:ilvl w:val="0"/>
          <w:numId w:val="39"/>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20 mm plissering.</w:t>
      </w:r>
    </w:p>
    <w:p w:rsidR="00651A32" w:rsidRPr="00651A32" w:rsidRDefault="00651A32" w:rsidP="00651A32">
      <w:pPr>
        <w:numPr>
          <w:ilvl w:val="0"/>
          <w:numId w:val="39"/>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Lite plasskrevende.</w:t>
      </w:r>
    </w:p>
    <w:p w:rsidR="00651A32" w:rsidRPr="00651A32" w:rsidRDefault="00651A32" w:rsidP="00651A32">
      <w:pPr>
        <w:numPr>
          <w:ilvl w:val="0"/>
          <w:numId w:val="39"/>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Kan levers med skrå topp- og bunnlist</w:t>
      </w:r>
    </w:p>
    <w:p w:rsidR="00651A32" w:rsidRPr="00651A32" w:rsidRDefault="00651A32" w:rsidP="00651A32">
      <w:pPr>
        <w:numPr>
          <w:ilvl w:val="0"/>
          <w:numId w:val="39"/>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Snorbetjening eller håndtak. Våre Plisségardiner kan også leveres motorisert.</w:t>
      </w:r>
    </w:p>
    <w:p w:rsidR="00651A32" w:rsidRPr="00651A32" w:rsidRDefault="00651A32" w:rsidP="00651A32">
      <w:pPr>
        <w:numPr>
          <w:ilvl w:val="0"/>
          <w:numId w:val="39"/>
        </w:numPr>
        <w:spacing w:before="100" w:beforeAutospacing="1" w:after="100" w:afterAutospacing="1" w:line="240" w:lineRule="auto"/>
        <w:rPr>
          <w:rFonts w:ascii="Times New Roman" w:eastAsia="Times New Roman" w:hAnsi="Times New Roman" w:cs="Times New Roman"/>
          <w:sz w:val="24"/>
          <w:szCs w:val="24"/>
          <w:lang w:eastAsia="nb-NO"/>
        </w:rPr>
      </w:pPr>
      <w:r w:rsidRPr="00651A32">
        <w:rPr>
          <w:rFonts w:ascii="Times New Roman" w:eastAsia="Times New Roman" w:hAnsi="Times New Roman" w:cs="Times New Roman"/>
          <w:sz w:val="24"/>
          <w:szCs w:val="24"/>
          <w:lang w:eastAsia="nb-NO"/>
        </w:rPr>
        <w:t>Plisségardiner beskytter også godt mot varmeinnslipp om sommeren og varmeutslipp om vinteren.</w:t>
      </w:r>
    </w:p>
    <w:p w:rsidR="00EB0409" w:rsidRPr="00EB0409" w:rsidRDefault="009662CD" w:rsidP="00EB0409">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Pr>
          <w:rFonts w:ascii="Times New Roman" w:eastAsia="Times New Roman" w:hAnsi="Times New Roman" w:cs="Times New Roman"/>
          <w:b/>
          <w:bCs/>
          <w:kern w:val="36"/>
          <w:sz w:val="48"/>
          <w:szCs w:val="48"/>
          <w:lang w:eastAsia="nb-NO"/>
        </w:rPr>
        <w:t>Duette</w:t>
      </w:r>
    </w:p>
    <w:p w:rsidR="00EB0409" w:rsidRPr="00EB0409" w:rsidRDefault="009662CD" w:rsidP="009662CD">
      <w:pPr>
        <w:numPr>
          <w:ilvl w:val="0"/>
          <w:numId w:val="40"/>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Duette</w:t>
      </w:r>
      <w:r w:rsidR="00EB0409" w:rsidRPr="00EB0409">
        <w:rPr>
          <w:rFonts w:ascii="Times New Roman" w:eastAsia="Times New Roman" w:hAnsi="Times New Roman" w:cs="Times New Roman"/>
          <w:sz w:val="24"/>
          <w:szCs w:val="24"/>
          <w:lang w:eastAsia="nb-NO"/>
        </w:rPr>
        <w:t xml:space="preserve"> fiksé (rett i bakkant) med 25 mm plissering. </w:t>
      </w:r>
    </w:p>
    <w:p w:rsidR="00EB0409" w:rsidRPr="00EB0409" w:rsidRDefault="00EB0409" w:rsidP="00EB0409">
      <w:pPr>
        <w:numPr>
          <w:ilvl w:val="0"/>
          <w:numId w:val="40"/>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 xml:space="preserve">Spesielt egnet for vinduer med avvikende form. </w:t>
      </w:r>
    </w:p>
    <w:p w:rsidR="00EB0409" w:rsidRPr="00EB0409" w:rsidRDefault="00EB0409" w:rsidP="00EB0409">
      <w:pPr>
        <w:numPr>
          <w:ilvl w:val="0"/>
          <w:numId w:val="40"/>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 xml:space="preserve">Eksklusiv kolleksjon av farger, mønster og design. </w:t>
      </w:r>
    </w:p>
    <w:p w:rsidR="00EB0409" w:rsidRPr="00EB0409" w:rsidRDefault="00EB0409" w:rsidP="00EB0409">
      <w:pPr>
        <w:numPr>
          <w:ilvl w:val="0"/>
          <w:numId w:val="40"/>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 xml:space="preserve">Skjulte opptrekkstråder. </w:t>
      </w:r>
    </w:p>
    <w:p w:rsidR="00EB0409" w:rsidRPr="00EB0409" w:rsidRDefault="00EB0409" w:rsidP="00EB0409">
      <w:pPr>
        <w:numPr>
          <w:ilvl w:val="0"/>
          <w:numId w:val="40"/>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 xml:space="preserve">Meget gode solbeskyttende egenskaper. </w:t>
      </w:r>
    </w:p>
    <w:p w:rsidR="00EB0409" w:rsidRPr="00EB0409" w:rsidRDefault="00EB0409" w:rsidP="00EB0409">
      <w:pPr>
        <w:numPr>
          <w:ilvl w:val="0"/>
          <w:numId w:val="40"/>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 xml:space="preserve">Mange alternative betjeningsmuligheter. Motorisering betjenes med fast bryter eller fjernkontroll. </w:t>
      </w:r>
    </w:p>
    <w:p w:rsidR="00EB0409" w:rsidRPr="00EB0409" w:rsidRDefault="00EB0409" w:rsidP="00EB0409">
      <w:pPr>
        <w:numPr>
          <w:ilvl w:val="0"/>
          <w:numId w:val="40"/>
        </w:numPr>
        <w:spacing w:before="100" w:beforeAutospacing="1" w:after="240"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Rengjøring: Jevnlig rengjøring med fjærkost eller støvsuger på lav effekt. Flekker bør fjernes så raskt som mulig med en myk svamp, lunket vann og et ikke-syntetisk vaskemiddel. NB! Tekstiler med metallisert bakside bør ikke rengjøres med vann fordi det kan skade det metalliserte belegget.</w:t>
      </w:r>
    </w:p>
    <w:p w:rsidR="00EB0409" w:rsidRPr="00EB0409" w:rsidRDefault="00EB0409" w:rsidP="009662CD">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EB0409">
        <w:rPr>
          <w:rFonts w:ascii="Times New Roman" w:eastAsia="Times New Roman" w:hAnsi="Times New Roman" w:cs="Times New Roman"/>
          <w:b/>
          <w:bCs/>
          <w:sz w:val="27"/>
          <w:szCs w:val="27"/>
          <w:lang w:eastAsia="nb-NO"/>
        </w:rPr>
        <w:t>Høy isolasjonseffekt</w:t>
      </w:r>
    </w:p>
    <w:p w:rsidR="00EB0409" w:rsidRPr="00EB0409" w:rsidRDefault="00EB0409" w:rsidP="00EB0409">
      <w:pPr>
        <w:numPr>
          <w:ilvl w:val="0"/>
          <w:numId w:val="41"/>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lastRenderedPageBreak/>
        <w:t>Uten solskjerming vil 72 % av solvarmen p</w:t>
      </w:r>
      <w:r w:rsidR="009662CD">
        <w:rPr>
          <w:rFonts w:ascii="Times New Roman" w:eastAsia="Times New Roman" w:hAnsi="Times New Roman" w:cs="Times New Roman"/>
          <w:sz w:val="24"/>
          <w:szCs w:val="24"/>
          <w:lang w:eastAsia="nb-NO"/>
        </w:rPr>
        <w:t>assere to-lags vinduer. Duette</w:t>
      </w:r>
      <w:r w:rsidRPr="00EB0409">
        <w:rPr>
          <w:rFonts w:ascii="Times New Roman" w:eastAsia="Times New Roman" w:hAnsi="Times New Roman" w:cs="Times New Roman"/>
          <w:sz w:val="24"/>
          <w:szCs w:val="24"/>
          <w:lang w:eastAsia="nb-NO"/>
        </w:rPr>
        <w:t xml:space="preserve"> kan redusere hele 82% av dette varmeinnslippet og bidra til behageligere inneklima på varme på sommerdager.</w:t>
      </w:r>
    </w:p>
    <w:p w:rsidR="00EB0409" w:rsidRPr="00EB0409" w:rsidRDefault="00EB0409" w:rsidP="00EB0409">
      <w:pPr>
        <w:numPr>
          <w:ilvl w:val="0"/>
          <w:numId w:val="41"/>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Beskytter mot kulde og trekk i vinterhalvåret med opptil 46% mindre varmetap.</w:t>
      </w:r>
    </w:p>
    <w:p w:rsidR="00EB0409" w:rsidRPr="00EB0409" w:rsidRDefault="009662CD" w:rsidP="00EB0409">
      <w:pPr>
        <w:numPr>
          <w:ilvl w:val="0"/>
          <w:numId w:val="41"/>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Duette</w:t>
      </w:r>
      <w:r w:rsidR="00EB0409" w:rsidRPr="00EB0409">
        <w:rPr>
          <w:rFonts w:ascii="Times New Roman" w:eastAsia="Times New Roman" w:hAnsi="Times New Roman" w:cs="Times New Roman"/>
          <w:sz w:val="24"/>
          <w:szCs w:val="24"/>
          <w:lang w:eastAsia="nb-NO"/>
        </w:rPr>
        <w:t xml:space="preserve"> kan øke temperaturen ved vinduet opptil 7,4 °C på kalde vinterdager. </w:t>
      </w:r>
    </w:p>
    <w:p w:rsidR="00EB0409" w:rsidRPr="00EB0409" w:rsidRDefault="009662CD" w:rsidP="00EB0409">
      <w:pPr>
        <w:numPr>
          <w:ilvl w:val="0"/>
          <w:numId w:val="41"/>
        </w:numPr>
        <w:spacing w:before="100" w:beforeAutospacing="1" w:after="24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Duette</w:t>
      </w:r>
      <w:r w:rsidR="00EB0409" w:rsidRPr="00EB0409">
        <w:rPr>
          <w:rFonts w:ascii="Times New Roman" w:eastAsia="Times New Roman" w:hAnsi="Times New Roman" w:cs="Times New Roman"/>
          <w:sz w:val="24"/>
          <w:szCs w:val="24"/>
          <w:lang w:eastAsia="nb-NO"/>
        </w:rPr>
        <w:t xml:space="preserve"> filtrerer bort opptil 99% av solens skadelige ultrafiolette s</w:t>
      </w:r>
      <w:r>
        <w:rPr>
          <w:rFonts w:ascii="Times New Roman" w:eastAsia="Times New Roman" w:hAnsi="Times New Roman" w:cs="Times New Roman"/>
          <w:sz w:val="24"/>
          <w:szCs w:val="24"/>
          <w:lang w:eastAsia="nb-NO"/>
        </w:rPr>
        <w:t>tråler (Duette</w:t>
      </w:r>
      <w:r w:rsidR="00EB0409" w:rsidRPr="00EB0409">
        <w:rPr>
          <w:rFonts w:ascii="Times New Roman" w:eastAsia="Times New Roman" w:hAnsi="Times New Roman" w:cs="Times New Roman"/>
          <w:sz w:val="24"/>
          <w:szCs w:val="24"/>
          <w:lang w:eastAsia="nb-NO"/>
        </w:rPr>
        <w:t xml:space="preserve"> montert på to lags-vinduer). </w:t>
      </w:r>
    </w:p>
    <w:p w:rsidR="00EB0409" w:rsidRPr="00EB0409" w:rsidRDefault="009662CD" w:rsidP="00EB0409">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Pr>
          <w:rFonts w:ascii="Times New Roman" w:eastAsia="Times New Roman" w:hAnsi="Times New Roman" w:cs="Times New Roman"/>
          <w:b/>
          <w:bCs/>
          <w:sz w:val="27"/>
          <w:szCs w:val="27"/>
          <w:lang w:eastAsia="nb-NO"/>
        </w:rPr>
        <w:t>SmartCord</w:t>
      </w:r>
    </w:p>
    <w:p w:rsidR="00EB0409" w:rsidRPr="00EB0409" w:rsidRDefault="009662CD" w:rsidP="00EB0409">
      <w:pPr>
        <w:numPr>
          <w:ilvl w:val="0"/>
          <w:numId w:val="42"/>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Med SmartCord</w:t>
      </w:r>
      <w:r w:rsidR="00EB0409" w:rsidRPr="00EB0409">
        <w:rPr>
          <w:rFonts w:ascii="Times New Roman" w:eastAsia="Times New Roman" w:hAnsi="Times New Roman" w:cs="Times New Roman"/>
          <w:sz w:val="24"/>
          <w:szCs w:val="24"/>
          <w:lang w:eastAsia="nb-NO"/>
        </w:rPr>
        <w:t xml:space="preserve"> heves gardinen enkelt ved å trekke i snoren 1-3 ganger og senkes ved ett trekk inn mot midten av gardinen. </w:t>
      </w:r>
    </w:p>
    <w:p w:rsidR="00EB0409" w:rsidRPr="00EB0409" w:rsidRDefault="00EB0409" w:rsidP="00EB0409">
      <w:pPr>
        <w:numPr>
          <w:ilvl w:val="0"/>
          <w:numId w:val="42"/>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Barnesikker: SmartCord-snoren har samme korte lengde uansett om gardinen er trukket opp eller ned. </w:t>
      </w:r>
    </w:p>
    <w:p w:rsidR="00EB0409" w:rsidRPr="00EB0409" w:rsidRDefault="00EB0409" w:rsidP="00EB0409">
      <w:pPr>
        <w:numPr>
          <w:ilvl w:val="0"/>
          <w:numId w:val="42"/>
        </w:numPr>
        <w:spacing w:before="100" w:beforeAutospacing="1" w:after="240"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Godt egnet også på store vinduer opp til 3 x 3 m.</w:t>
      </w:r>
    </w:p>
    <w:p w:rsidR="00EB0409" w:rsidRPr="00EB0409" w:rsidRDefault="009662CD" w:rsidP="00EB0409">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Pr>
          <w:rFonts w:ascii="Times New Roman" w:eastAsia="Times New Roman" w:hAnsi="Times New Roman" w:cs="Times New Roman"/>
          <w:b/>
          <w:bCs/>
          <w:sz w:val="27"/>
          <w:szCs w:val="27"/>
          <w:lang w:eastAsia="nb-NO"/>
        </w:rPr>
        <w:t>Duette LiteRise</w:t>
      </w:r>
    </w:p>
    <w:p w:rsidR="00EB0409" w:rsidRPr="00EB0409" w:rsidRDefault="00EB0409" w:rsidP="00EB0409">
      <w:pPr>
        <w:numPr>
          <w:ilvl w:val="0"/>
          <w:numId w:val="43"/>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Barnes</w:t>
      </w:r>
      <w:r w:rsidR="009662CD">
        <w:rPr>
          <w:rFonts w:ascii="Times New Roman" w:eastAsia="Times New Roman" w:hAnsi="Times New Roman" w:cs="Times New Roman"/>
          <w:sz w:val="24"/>
          <w:szCs w:val="24"/>
          <w:lang w:eastAsia="nb-NO"/>
        </w:rPr>
        <w:t>ikkert designprodukt for Duette</w:t>
      </w:r>
      <w:r w:rsidRPr="00EB0409">
        <w:rPr>
          <w:rFonts w:ascii="Times New Roman" w:eastAsia="Times New Roman" w:hAnsi="Times New Roman" w:cs="Times New Roman"/>
          <w:sz w:val="24"/>
          <w:szCs w:val="24"/>
          <w:lang w:eastAsia="nb-NO"/>
        </w:rPr>
        <w:t xml:space="preserve"> og plissegardiner. </w:t>
      </w:r>
    </w:p>
    <w:p w:rsidR="00EB0409" w:rsidRPr="00EB0409" w:rsidRDefault="009662CD" w:rsidP="00EB0409">
      <w:pPr>
        <w:numPr>
          <w:ilvl w:val="0"/>
          <w:numId w:val="43"/>
        </w:numPr>
        <w:spacing w:before="100" w:beforeAutospacing="1" w:after="100" w:afterAutospacing="1"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Med LiteRise</w:t>
      </w:r>
      <w:r w:rsidR="00EB0409" w:rsidRPr="00EB0409">
        <w:rPr>
          <w:rFonts w:ascii="Times New Roman" w:eastAsia="Times New Roman" w:hAnsi="Times New Roman" w:cs="Times New Roman"/>
          <w:sz w:val="24"/>
          <w:szCs w:val="24"/>
          <w:lang w:eastAsia="nb-NO"/>
        </w:rPr>
        <w:t xml:space="preserve"> trådløst system, har betjening og funksjon blitt bedre enn noen gang. </w:t>
      </w:r>
    </w:p>
    <w:p w:rsidR="00EB0409" w:rsidRPr="00EB0409" w:rsidRDefault="00EB0409" w:rsidP="00EB0409">
      <w:pPr>
        <w:numPr>
          <w:ilvl w:val="0"/>
          <w:numId w:val="43"/>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 xml:space="preserve">Du trekker i produktet for å få det ned i ønsket posisjon og bare dytter det tilbake. Det kan stoppes akkurat i den posisjonen du vil ha det da en patentert funksjon gjør at produktet blir stående nøyaktig der du ønsker og ingen etterjustering er nødvendig. </w:t>
      </w:r>
    </w:p>
    <w:p w:rsidR="00EB0409" w:rsidRPr="00EB0409" w:rsidRDefault="00EB0409" w:rsidP="00EB0409">
      <w:pPr>
        <w:numPr>
          <w:ilvl w:val="0"/>
          <w:numId w:val="43"/>
        </w:numPr>
        <w:spacing w:before="100" w:beforeAutospacing="1" w:after="100" w:afterAutospacing="1" w:line="240" w:lineRule="auto"/>
        <w:rPr>
          <w:rFonts w:ascii="Times New Roman" w:eastAsia="Times New Roman" w:hAnsi="Times New Roman" w:cs="Times New Roman"/>
          <w:sz w:val="24"/>
          <w:szCs w:val="24"/>
          <w:lang w:eastAsia="nb-NO"/>
        </w:rPr>
      </w:pPr>
      <w:r w:rsidRPr="00EB0409">
        <w:rPr>
          <w:rFonts w:ascii="Times New Roman" w:eastAsia="Times New Roman" w:hAnsi="Times New Roman" w:cs="Times New Roman"/>
          <w:sz w:val="24"/>
          <w:szCs w:val="24"/>
          <w:lang w:eastAsia="nb-NO"/>
        </w:rPr>
        <w:t>Ingen synlige snorer gir et rent og elegant utseende. </w:t>
      </w:r>
    </w:p>
    <w:p w:rsidR="00EB0409" w:rsidRDefault="00EB0409" w:rsidP="00EB0409">
      <w:pPr>
        <w:pStyle w:val="Overskrift1"/>
      </w:pPr>
      <w:r>
        <w:t>Zebra</w:t>
      </w:r>
    </w:p>
    <w:p w:rsidR="00EB0409" w:rsidRDefault="00EB0409" w:rsidP="00EB0409">
      <w:pPr>
        <w:numPr>
          <w:ilvl w:val="0"/>
          <w:numId w:val="44"/>
        </w:numPr>
        <w:spacing w:before="100" w:beforeAutospacing="1" w:after="100" w:afterAutospacing="1" w:line="240" w:lineRule="auto"/>
      </w:pPr>
      <w:r>
        <w:t>Zebra har et moderne og innovativt preg.</w:t>
      </w:r>
    </w:p>
    <w:p w:rsidR="00EB0409" w:rsidRDefault="00EB0409" w:rsidP="00EB0409">
      <w:pPr>
        <w:numPr>
          <w:ilvl w:val="0"/>
          <w:numId w:val="44"/>
        </w:numPr>
        <w:spacing w:before="100" w:beforeAutospacing="1" w:after="100" w:afterAutospacing="1" w:line="240" w:lineRule="auto"/>
      </w:pPr>
      <w:r>
        <w:t xml:space="preserve">Tekstilen som har store tverrstriper åpnes og lukkes med forskyvning av front- og </w:t>
      </w:r>
      <w:r w:rsidR="009662CD">
        <w:t>bak tekstil</w:t>
      </w:r>
      <w:r>
        <w:t>.</w:t>
      </w:r>
    </w:p>
    <w:p w:rsidR="00EB0409" w:rsidRDefault="00EB0409" w:rsidP="00EB0409">
      <w:pPr>
        <w:numPr>
          <w:ilvl w:val="0"/>
          <w:numId w:val="44"/>
        </w:numPr>
        <w:spacing w:before="100" w:beforeAutospacing="1" w:after="100" w:afterAutospacing="1" w:line="240" w:lineRule="auto"/>
      </w:pPr>
      <w:r>
        <w:t>Zebra gir et godt utsyn og god skjerming i riktig posisjon. </w:t>
      </w:r>
    </w:p>
    <w:p w:rsidR="00EB0409" w:rsidRDefault="00EB0409" w:rsidP="00EB0409">
      <w:pPr>
        <w:numPr>
          <w:ilvl w:val="0"/>
          <w:numId w:val="44"/>
        </w:numPr>
        <w:spacing w:before="100" w:beforeAutospacing="1" w:after="100" w:afterAutospacing="1" w:line="240" w:lineRule="auto"/>
      </w:pPr>
      <w:r>
        <w:t>7,5 cm tilnærmet tett tekstil og 5 cm åpen del, se bilder.</w:t>
      </w:r>
    </w:p>
    <w:p w:rsidR="00EB0409" w:rsidRDefault="00EB0409" w:rsidP="00EB0409">
      <w:pPr>
        <w:numPr>
          <w:ilvl w:val="0"/>
          <w:numId w:val="44"/>
        </w:numPr>
        <w:spacing w:before="100" w:beforeAutospacing="1" w:after="100" w:afterAutospacing="1" w:line="240" w:lineRule="auto"/>
      </w:pPr>
      <w:r>
        <w:t xml:space="preserve">Alternative tekstiler i hvit, grå eller sort. </w:t>
      </w:r>
    </w:p>
    <w:p w:rsidR="00EB0409" w:rsidRDefault="00EB0409" w:rsidP="00EB0409">
      <w:pPr>
        <w:numPr>
          <w:ilvl w:val="0"/>
          <w:numId w:val="44"/>
        </w:numPr>
        <w:spacing w:before="100" w:beforeAutospacing="1" w:after="100" w:afterAutospacing="1" w:line="240" w:lineRule="auto"/>
      </w:pPr>
      <w:r>
        <w:t>Toppkasse og bunnlist kan leveres i sort, hvit eller sølv.</w:t>
      </w:r>
      <w:r>
        <w:rPr>
          <w:rFonts w:ascii="Calibri" w:hAnsi="Calibri"/>
          <w:color w:val="444444"/>
          <w:shd w:val="clear" w:color="auto" w:fill="FFFFFF"/>
        </w:rPr>
        <w:t> </w:t>
      </w:r>
    </w:p>
    <w:p w:rsidR="00EB0409" w:rsidRDefault="00EB0409" w:rsidP="00EB0409">
      <w:pPr>
        <w:numPr>
          <w:ilvl w:val="0"/>
          <w:numId w:val="44"/>
        </w:numPr>
        <w:spacing w:before="100" w:beforeAutospacing="1" w:after="100" w:afterAutospacing="1" w:line="240" w:lineRule="auto"/>
      </w:pPr>
      <w:r>
        <w:t xml:space="preserve">Betjening med plastkjede i sort, hvit, grå eller </w:t>
      </w:r>
      <w:r w:rsidR="009662CD">
        <w:t>stål. Alternative</w:t>
      </w:r>
      <w:r>
        <w:t xml:space="preserve"> tekstiler i hvit, grå og sort. </w:t>
      </w:r>
    </w:p>
    <w:p w:rsidR="00EB0409" w:rsidRDefault="00EB0409" w:rsidP="00EB0409">
      <w:pPr>
        <w:numPr>
          <w:ilvl w:val="0"/>
          <w:numId w:val="44"/>
        </w:numPr>
        <w:spacing w:before="100" w:beforeAutospacing="1" w:after="100" w:afterAutospacing="1" w:line="240" w:lineRule="auto"/>
      </w:pPr>
      <w:r>
        <w:t>Max bredde 2300 mm og max høyde 2400 mm (ikke over 4.8 m2).</w:t>
      </w:r>
    </w:p>
    <w:p w:rsidR="00EB0409" w:rsidRDefault="009662CD" w:rsidP="00EB0409">
      <w:pPr>
        <w:pStyle w:val="Overskrift1"/>
      </w:pPr>
      <w:r>
        <w:t>Insekts netting</w:t>
      </w:r>
    </w:p>
    <w:p w:rsidR="00EB0409" w:rsidRDefault="00EB0409" w:rsidP="00EB0409">
      <w:pPr>
        <w:numPr>
          <w:ilvl w:val="0"/>
          <w:numId w:val="45"/>
        </w:numPr>
        <w:spacing w:before="100" w:beforeAutospacing="1" w:after="100" w:afterAutospacing="1" w:line="240" w:lineRule="auto"/>
      </w:pPr>
      <w:r>
        <w:t>For montering i vinduer og verandadører.</w:t>
      </w:r>
    </w:p>
    <w:p w:rsidR="00EB0409" w:rsidRDefault="00EB0409" w:rsidP="00EB0409">
      <w:pPr>
        <w:numPr>
          <w:ilvl w:val="0"/>
          <w:numId w:val="45"/>
        </w:numPr>
        <w:spacing w:before="100" w:beforeAutospacing="1" w:after="100" w:afterAutospacing="1" w:line="240" w:lineRule="auto"/>
      </w:pPr>
      <w:r>
        <w:t xml:space="preserve">Bredde inntil 180 cm og høyde inntil 240 cm. </w:t>
      </w:r>
    </w:p>
    <w:p w:rsidR="00EB0409" w:rsidRDefault="00EB0409" w:rsidP="00EB0409">
      <w:pPr>
        <w:numPr>
          <w:ilvl w:val="0"/>
          <w:numId w:val="45"/>
        </w:numPr>
        <w:spacing w:before="100" w:beforeAutospacing="1" w:after="100" w:afterAutospacing="1" w:line="240" w:lineRule="auto"/>
      </w:pPr>
      <w:r>
        <w:t xml:space="preserve">Leveres med hvit overkasse, sideskinner og underlist. </w:t>
      </w:r>
    </w:p>
    <w:p w:rsidR="00EB0409" w:rsidRDefault="00EB0409" w:rsidP="00EB0409">
      <w:pPr>
        <w:numPr>
          <w:ilvl w:val="0"/>
          <w:numId w:val="45"/>
        </w:numPr>
        <w:spacing w:before="100" w:beforeAutospacing="1" w:after="100" w:afterAutospacing="1" w:line="240" w:lineRule="auto"/>
      </w:pPr>
      <w:r>
        <w:t>Screenduk i mørk grå farge. </w:t>
      </w:r>
    </w:p>
    <w:p w:rsidR="00EB0409" w:rsidRDefault="00EB0409" w:rsidP="00EB0409">
      <w:pPr>
        <w:numPr>
          <w:ilvl w:val="0"/>
          <w:numId w:val="45"/>
        </w:numPr>
        <w:spacing w:before="100" w:beforeAutospacing="1" w:after="100" w:afterAutospacing="1" w:line="240" w:lineRule="auto"/>
      </w:pPr>
      <w:r>
        <w:t xml:space="preserve">Utstyrt med et fjær/kjede kontrollsystem: kjede er brukt for å rulle opp og utrulling, mens fjæren gir den perfekte spenningen i nettet, som hindrer gardinen i å skli ut av sideskinnene. </w:t>
      </w:r>
    </w:p>
    <w:p w:rsidR="00EB0409" w:rsidRDefault="00EB0409" w:rsidP="00EB0409">
      <w:pPr>
        <w:numPr>
          <w:ilvl w:val="0"/>
          <w:numId w:val="45"/>
        </w:numPr>
        <w:spacing w:before="100" w:beforeAutospacing="1" w:after="100" w:afterAutospacing="1" w:line="240" w:lineRule="auto"/>
      </w:pPr>
      <w:r>
        <w:t xml:space="preserve">I motsetning til tradisjonelle løsninger slipper man “snublekanten” nede. </w:t>
      </w:r>
    </w:p>
    <w:p w:rsidR="00EB0409" w:rsidRDefault="00EB0409" w:rsidP="00EB0409">
      <w:pPr>
        <w:numPr>
          <w:ilvl w:val="0"/>
          <w:numId w:val="45"/>
        </w:numPr>
        <w:spacing w:before="100" w:beforeAutospacing="1" w:after="100" w:afterAutospacing="1" w:line="240" w:lineRule="auto"/>
      </w:pPr>
      <w:r>
        <w:t xml:space="preserve">Åpnes enkelt ved et lett trykk på håndtaket nede ved underlist. </w:t>
      </w:r>
    </w:p>
    <w:p w:rsidR="00EB0409" w:rsidRDefault="00EB0409" w:rsidP="00EB0409">
      <w:pPr>
        <w:numPr>
          <w:ilvl w:val="0"/>
          <w:numId w:val="45"/>
        </w:numPr>
        <w:spacing w:before="100" w:beforeAutospacing="1" w:after="100" w:afterAutospacing="1" w:line="240" w:lineRule="auto"/>
      </w:pPr>
      <w:r>
        <w:t xml:space="preserve">Man kan stramme eller slakke fjæren slik at gardinen trekkes opp i den hastigheten man selv ønsker. </w:t>
      </w:r>
    </w:p>
    <w:p w:rsidR="00651A32" w:rsidRDefault="00A31933" w:rsidP="00651A32">
      <w:pPr>
        <w:spacing w:before="100" w:beforeAutospacing="1" w:after="100" w:afterAutospacing="1" w:line="240" w:lineRule="auto"/>
        <w:rPr>
          <w:rFonts w:ascii="Times New Roman" w:eastAsia="Times New Roman" w:hAnsi="Times New Roman" w:cs="Times New Roman"/>
          <w:sz w:val="56"/>
          <w:szCs w:val="56"/>
          <w:lang w:eastAsia="nb-NO"/>
        </w:rPr>
      </w:pPr>
      <w:r>
        <w:rPr>
          <w:rFonts w:ascii="Times New Roman" w:eastAsia="Times New Roman" w:hAnsi="Times New Roman" w:cs="Times New Roman"/>
          <w:sz w:val="56"/>
          <w:szCs w:val="56"/>
          <w:lang w:eastAsia="nb-NO"/>
        </w:rPr>
        <w:lastRenderedPageBreak/>
        <w:t xml:space="preserve">Vindusfilm </w:t>
      </w:r>
    </w:p>
    <w:p w:rsidR="00A31933" w:rsidRPr="00A31933" w:rsidRDefault="009662CD" w:rsidP="00651A32">
      <w:pPr>
        <w:spacing w:before="100" w:beforeAutospacing="1" w:after="100" w:afterAutospacing="1" w:line="240" w:lineRule="auto"/>
        <w:rPr>
          <w:rFonts w:ascii="Times New Roman" w:eastAsia="Times New Roman" w:hAnsi="Times New Roman" w:cs="Times New Roman"/>
          <w:sz w:val="32"/>
          <w:szCs w:val="32"/>
          <w:lang w:eastAsia="nb-NO"/>
        </w:rPr>
      </w:pPr>
      <w:r w:rsidRPr="00A31933">
        <w:rPr>
          <w:rFonts w:ascii="Times New Roman" w:eastAsia="Times New Roman" w:hAnsi="Times New Roman" w:cs="Times New Roman"/>
          <w:sz w:val="32"/>
          <w:szCs w:val="32"/>
          <w:lang w:eastAsia="nb-NO"/>
        </w:rPr>
        <w:t xml:space="preserve">Bruk </w:t>
      </w:r>
      <w:r>
        <w:rPr>
          <w:rFonts w:ascii="Times New Roman" w:eastAsia="Times New Roman" w:hAnsi="Times New Roman" w:cs="Times New Roman"/>
          <w:sz w:val="32"/>
          <w:szCs w:val="32"/>
          <w:lang w:eastAsia="nb-NO"/>
        </w:rPr>
        <w:t>kun</w:t>
      </w:r>
      <w:r w:rsidR="00A31933">
        <w:rPr>
          <w:rFonts w:ascii="Times New Roman" w:eastAsia="Times New Roman" w:hAnsi="Times New Roman" w:cs="Times New Roman"/>
          <w:sz w:val="32"/>
          <w:szCs w:val="32"/>
          <w:lang w:eastAsia="nb-NO"/>
        </w:rPr>
        <w:t xml:space="preserve"> </w:t>
      </w:r>
      <w:r w:rsidR="00A31933" w:rsidRPr="00A31933">
        <w:rPr>
          <w:rFonts w:ascii="Times New Roman" w:eastAsia="Times New Roman" w:hAnsi="Times New Roman" w:cs="Times New Roman"/>
          <w:sz w:val="32"/>
          <w:szCs w:val="32"/>
          <w:lang w:eastAsia="nb-NO"/>
        </w:rPr>
        <w:t>denne</w:t>
      </w:r>
      <w:r w:rsidR="00A31933">
        <w:rPr>
          <w:rFonts w:ascii="Times New Roman" w:eastAsia="Times New Roman" w:hAnsi="Times New Roman" w:cs="Times New Roman"/>
          <w:sz w:val="32"/>
          <w:szCs w:val="32"/>
          <w:lang w:eastAsia="nb-NO"/>
        </w:rPr>
        <w:t xml:space="preserve"> på Multifilm</w:t>
      </w:r>
      <w:r w:rsidR="00A31933" w:rsidRPr="00A31933">
        <w:rPr>
          <w:rFonts w:ascii="Times New Roman" w:eastAsia="Times New Roman" w:hAnsi="Times New Roman" w:cs="Times New Roman"/>
          <w:sz w:val="32"/>
          <w:szCs w:val="32"/>
          <w:lang w:eastAsia="nb-NO"/>
        </w:rPr>
        <w:t xml:space="preserve">: </w:t>
      </w:r>
    </w:p>
    <w:p w:rsidR="00A31933" w:rsidRDefault="00A31933" w:rsidP="00651A32">
      <w:pPr>
        <w:spacing w:before="100" w:beforeAutospacing="1" w:after="100" w:afterAutospacing="1" w:line="240" w:lineRule="auto"/>
        <w:rPr>
          <w:rFonts w:ascii="Times New Roman" w:eastAsia="Times New Roman" w:hAnsi="Times New Roman" w:cs="Times New Roman"/>
          <w:sz w:val="32"/>
          <w:szCs w:val="32"/>
          <w:lang w:eastAsia="nb-NO"/>
        </w:rPr>
      </w:pPr>
      <w:hyperlink r:id="rId8" w:history="1">
        <w:r w:rsidRPr="00A668B8">
          <w:rPr>
            <w:rStyle w:val="Hyperkobling"/>
            <w:rFonts w:ascii="Times New Roman" w:eastAsia="Times New Roman" w:hAnsi="Times New Roman" w:cs="Times New Roman"/>
            <w:sz w:val="32"/>
            <w:szCs w:val="32"/>
            <w:lang w:eastAsia="nb-NO"/>
          </w:rPr>
          <w:t>http://www.consol-solskjerming.no/wp-content/uploads/2012/11/multifilm_flyer.pdf</w:t>
        </w:r>
      </w:hyperlink>
    </w:p>
    <w:p w:rsidR="00A31933" w:rsidRDefault="00A31933" w:rsidP="00651A32">
      <w:pPr>
        <w:spacing w:before="100" w:beforeAutospacing="1" w:after="100" w:afterAutospacing="1" w:line="240" w:lineRule="auto"/>
        <w:rPr>
          <w:rFonts w:ascii="Times New Roman" w:eastAsia="Times New Roman" w:hAnsi="Times New Roman" w:cs="Times New Roman"/>
          <w:sz w:val="32"/>
          <w:szCs w:val="32"/>
          <w:lang w:eastAsia="nb-NO"/>
        </w:rPr>
      </w:pPr>
      <w:r>
        <w:rPr>
          <w:rFonts w:ascii="Times New Roman" w:eastAsia="Times New Roman" w:hAnsi="Times New Roman" w:cs="Times New Roman"/>
          <w:sz w:val="32"/>
          <w:szCs w:val="32"/>
          <w:lang w:eastAsia="nb-NO"/>
        </w:rPr>
        <w:t>På de fire andre filmtypene bruker du det som er på Consol siden</w:t>
      </w:r>
    </w:p>
    <w:p w:rsidR="00A31933" w:rsidRDefault="00A31933" w:rsidP="00651A32">
      <w:pPr>
        <w:spacing w:before="100" w:beforeAutospacing="1" w:after="100" w:afterAutospacing="1" w:line="240" w:lineRule="auto"/>
        <w:rPr>
          <w:rFonts w:ascii="Times New Roman" w:eastAsia="Times New Roman" w:hAnsi="Times New Roman" w:cs="Times New Roman"/>
          <w:sz w:val="32"/>
          <w:szCs w:val="32"/>
          <w:lang w:eastAsia="nb-NO"/>
        </w:rPr>
      </w:pPr>
    </w:p>
    <w:p w:rsidR="00A31933" w:rsidRDefault="00A31933" w:rsidP="00651A32">
      <w:pPr>
        <w:spacing w:before="100" w:beforeAutospacing="1" w:after="100" w:afterAutospacing="1" w:line="240" w:lineRule="auto"/>
        <w:rPr>
          <w:rFonts w:ascii="Times New Roman" w:eastAsia="Times New Roman" w:hAnsi="Times New Roman" w:cs="Times New Roman"/>
          <w:sz w:val="56"/>
          <w:szCs w:val="56"/>
          <w:lang w:eastAsia="nb-NO"/>
        </w:rPr>
      </w:pPr>
      <w:r w:rsidRPr="00A31933">
        <w:rPr>
          <w:rFonts w:ascii="Times New Roman" w:eastAsia="Times New Roman" w:hAnsi="Times New Roman" w:cs="Times New Roman"/>
          <w:sz w:val="56"/>
          <w:szCs w:val="56"/>
          <w:lang w:eastAsia="nb-NO"/>
        </w:rPr>
        <w:t xml:space="preserve">Styringssystemer </w:t>
      </w:r>
    </w:p>
    <w:tbl>
      <w:tblPr>
        <w:tblW w:w="5000" w:type="pct"/>
        <w:tblCellSpacing w:w="0" w:type="dxa"/>
        <w:tblCellMar>
          <w:left w:w="0" w:type="dxa"/>
          <w:right w:w="0" w:type="dxa"/>
        </w:tblCellMar>
        <w:tblLook w:val="04A0" w:firstRow="1" w:lastRow="0" w:firstColumn="1" w:lastColumn="0" w:noHBand="0" w:noVBand="1"/>
      </w:tblPr>
      <w:tblGrid>
        <w:gridCol w:w="9072"/>
      </w:tblGrid>
      <w:tr w:rsidR="00A31933" w:rsidRPr="00A31933" w:rsidTr="00A31933">
        <w:trPr>
          <w:tblCellSpacing w:w="0" w:type="dxa"/>
        </w:trPr>
        <w:tc>
          <w:tcPr>
            <w:tcW w:w="0" w:type="auto"/>
            <w:tcMar>
              <w:top w:w="0" w:type="dxa"/>
              <w:left w:w="0" w:type="dxa"/>
              <w:bottom w:w="75" w:type="dxa"/>
              <w:right w:w="0" w:type="dxa"/>
            </w:tcMar>
            <w:hideMark/>
          </w:tcPr>
          <w:p w:rsidR="00A31933" w:rsidRPr="00A31933" w:rsidRDefault="00A31933" w:rsidP="00A31933">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A31933">
              <w:rPr>
                <w:rFonts w:ascii="Times New Roman" w:eastAsia="Times New Roman" w:hAnsi="Times New Roman" w:cs="Times New Roman"/>
                <w:b/>
                <w:bCs/>
                <w:kern w:val="36"/>
                <w:sz w:val="48"/>
                <w:szCs w:val="48"/>
                <w:lang w:eastAsia="nb-NO"/>
              </w:rPr>
              <w:t xml:space="preserve">Styringssystemer </w:t>
            </w:r>
          </w:p>
        </w:tc>
      </w:tr>
      <w:tr w:rsidR="00A31933" w:rsidRPr="00A31933" w:rsidTr="00A31933">
        <w:trPr>
          <w:trHeight w:val="190"/>
          <w:tblCellSpacing w:w="0" w:type="dxa"/>
        </w:trPr>
        <w:tc>
          <w:tcPr>
            <w:tcW w:w="0" w:type="auto"/>
            <w:hideMark/>
          </w:tcPr>
          <w:p w:rsidR="00A31933" w:rsidRPr="00A31933" w:rsidRDefault="00A31933" w:rsidP="00A31933">
            <w:pPr>
              <w:spacing w:after="0" w:line="240" w:lineRule="auto"/>
              <w:rPr>
                <w:rFonts w:ascii="Times New Roman" w:eastAsia="Times New Roman" w:hAnsi="Times New Roman" w:cs="Times New Roman"/>
                <w:sz w:val="24"/>
                <w:szCs w:val="24"/>
                <w:lang w:eastAsia="nb-NO"/>
              </w:rPr>
            </w:pPr>
            <w:r w:rsidRPr="00A31933">
              <w:rPr>
                <w:rFonts w:ascii="Times New Roman" w:eastAsia="Times New Roman" w:hAnsi="Times New Roman" w:cs="Times New Roman"/>
                <w:noProof/>
                <w:sz w:val="24"/>
                <w:szCs w:val="24"/>
                <w:lang w:eastAsia="nb-NO"/>
              </w:rPr>
              <w:drawing>
                <wp:inline distT="0" distB="0" distL="0" distR="0" wp14:anchorId="650A2949" wp14:editId="737148C0">
                  <wp:extent cx="6350" cy="184150"/>
                  <wp:effectExtent l="0" t="0" r="0" b="0"/>
                  <wp:docPr id="73" name="Bilde 73" descr="http://www.vental.no/media/trans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ental.no/media/transbg.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 cy="184150"/>
                          </a:xfrm>
                          <a:prstGeom prst="rect">
                            <a:avLst/>
                          </a:prstGeom>
                          <a:noFill/>
                          <a:ln>
                            <a:noFill/>
                          </a:ln>
                        </pic:spPr>
                      </pic:pic>
                    </a:graphicData>
                  </a:graphic>
                </wp:inline>
              </w:drawing>
            </w:r>
          </w:p>
        </w:tc>
      </w:tr>
      <w:tr w:rsidR="00A31933" w:rsidRPr="00A31933" w:rsidTr="00A31933">
        <w:trPr>
          <w:tblCellSpacing w:w="0" w:type="dxa"/>
        </w:trPr>
        <w:tc>
          <w:tcPr>
            <w:tcW w:w="0" w:type="auto"/>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9072"/>
            </w:tblGrid>
            <w:tr w:rsidR="00A31933" w:rsidRPr="00A31933">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9042"/>
                  </w:tblGrid>
                  <w:tr w:rsidR="00A31933" w:rsidRPr="00A31933">
                    <w:trPr>
                      <w:tblCellSpacing w:w="0" w:type="dxa"/>
                    </w:trPr>
                    <w:tc>
                      <w:tcPr>
                        <w:tcW w:w="5000" w:type="pct"/>
                        <w:tcMar>
                          <w:top w:w="0" w:type="dxa"/>
                          <w:left w:w="0" w:type="dxa"/>
                          <w:bottom w:w="0" w:type="dxa"/>
                          <w:right w:w="150" w:type="dxa"/>
                        </w:tcMar>
                        <w:hideMark/>
                      </w:tcPr>
                      <w:p w:rsidR="00A31933" w:rsidRPr="00A31933" w:rsidRDefault="00A31933" w:rsidP="00A31933">
                        <w:pPr>
                          <w:spacing w:after="0" w:line="240" w:lineRule="auto"/>
                          <w:rPr>
                            <w:rFonts w:ascii="Times New Roman" w:eastAsia="Times New Roman" w:hAnsi="Times New Roman" w:cs="Times New Roman"/>
                            <w:sz w:val="24"/>
                            <w:szCs w:val="24"/>
                            <w:lang w:eastAsia="nb-NO"/>
                          </w:rPr>
                        </w:pPr>
                        <w:r w:rsidRPr="00A31933">
                          <w:rPr>
                            <w:rFonts w:ascii="Times New Roman" w:eastAsia="Times New Roman" w:hAnsi="Times New Roman" w:cs="Times New Roman"/>
                            <w:b/>
                            <w:bCs/>
                            <w:noProof/>
                            <w:sz w:val="18"/>
                            <w:szCs w:val="18"/>
                            <w:lang w:eastAsia="nb-NO"/>
                          </w:rPr>
                          <w:drawing>
                            <wp:inline distT="0" distB="0" distL="0" distR="0" wp14:anchorId="51DEBDBE" wp14:editId="2A55C435">
                              <wp:extent cx="5105400" cy="1473200"/>
                              <wp:effectExtent l="0" t="0" r="0" b="0"/>
                              <wp:docPr id="74" name="Bilde 74" descr="http://www.vental.no/images/Marketing/3-3%20Styringssytemer/v%C3%A6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vental.no/images/Marketing/3-3%20Styringssytemer/v%C3%A6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1473200"/>
                                      </a:xfrm>
                                      <a:prstGeom prst="rect">
                                        <a:avLst/>
                                      </a:prstGeom>
                                      <a:noFill/>
                                      <a:ln>
                                        <a:noFill/>
                                      </a:ln>
                                    </pic:spPr>
                                  </pic:pic>
                                </a:graphicData>
                              </a:graphic>
                            </wp:inline>
                          </w:drawing>
                        </w:r>
                        <w:r w:rsidRPr="00A31933">
                          <w:rPr>
                            <w:rFonts w:ascii="Times New Roman" w:eastAsia="Times New Roman" w:hAnsi="Times New Roman" w:cs="Times New Roman"/>
                            <w:b/>
                            <w:bCs/>
                            <w:sz w:val="18"/>
                            <w:szCs w:val="18"/>
                            <w:u w:val="single"/>
                            <w:lang w:eastAsia="nb-NO"/>
                          </w:rPr>
                          <w:br/>
                        </w:r>
                        <w:r w:rsidRPr="00A31933">
                          <w:rPr>
                            <w:rFonts w:ascii="Times New Roman" w:eastAsia="Times New Roman" w:hAnsi="Times New Roman" w:cs="Times New Roman"/>
                            <w:b/>
                            <w:bCs/>
                            <w:sz w:val="18"/>
                            <w:szCs w:val="18"/>
                            <w:u w:val="single"/>
                            <w:lang w:eastAsia="nb-NO"/>
                          </w:rPr>
                          <w:br/>
                        </w:r>
                        <w:r w:rsidRPr="00A31933">
                          <w:rPr>
                            <w:rFonts w:ascii="Times New Roman" w:eastAsia="Times New Roman" w:hAnsi="Times New Roman" w:cs="Times New Roman"/>
                            <w:b/>
                            <w:bCs/>
                            <w:sz w:val="18"/>
                            <w:szCs w:val="18"/>
                            <w:u w:val="single"/>
                            <w:lang w:eastAsia="nb-NO"/>
                          </w:rPr>
                          <w:br/>
                        </w:r>
                        <w:r w:rsidRPr="00A31933">
                          <w:rPr>
                            <w:rFonts w:ascii="Times New Roman" w:eastAsia="Times New Roman" w:hAnsi="Times New Roman" w:cs="Times New Roman"/>
                            <w:b/>
                            <w:bCs/>
                            <w:sz w:val="18"/>
                            <w:szCs w:val="18"/>
                            <w:u w:val="single"/>
                            <w:lang w:eastAsia="nb-NO"/>
                          </w:rPr>
                          <w:br/>
                        </w:r>
                        <w:r w:rsidRPr="00A31933">
                          <w:rPr>
                            <w:rFonts w:ascii="Times New Roman" w:eastAsia="Times New Roman" w:hAnsi="Times New Roman" w:cs="Times New Roman"/>
                            <w:b/>
                            <w:bCs/>
                            <w:sz w:val="20"/>
                            <w:szCs w:val="20"/>
                            <w:u w:val="single"/>
                            <w:lang w:eastAsia="nb-NO"/>
                          </w:rPr>
                          <w:t xml:space="preserve">Privat </w:t>
                        </w:r>
                        <w:r w:rsidRPr="00A31933">
                          <w:rPr>
                            <w:rFonts w:ascii="Times New Roman" w:eastAsia="Times New Roman" w:hAnsi="Times New Roman" w:cs="Times New Roman"/>
                            <w:b/>
                            <w:bCs/>
                            <w:sz w:val="20"/>
                            <w:szCs w:val="20"/>
                            <w:u w:val="single"/>
                            <w:lang w:eastAsia="nb-NO"/>
                          </w:rPr>
                          <w:br/>
                        </w:r>
                        <w:r w:rsidRPr="00A31933">
                          <w:rPr>
                            <w:rFonts w:ascii="Times New Roman" w:eastAsia="Times New Roman" w:hAnsi="Times New Roman" w:cs="Times New Roman"/>
                            <w:b/>
                            <w:bCs/>
                            <w:sz w:val="18"/>
                            <w:szCs w:val="18"/>
                            <w:lang w:eastAsia="nb-NO"/>
                          </w:rPr>
                          <w:br/>
                        </w:r>
                        <w:r w:rsidRPr="00A31933">
                          <w:rPr>
                            <w:rFonts w:ascii="Times New Roman" w:eastAsia="Times New Roman" w:hAnsi="Times New Roman" w:cs="Times New Roman"/>
                            <w:b/>
                            <w:bCs/>
                            <w:sz w:val="15"/>
                            <w:szCs w:val="15"/>
                            <w:lang w:eastAsia="nb-NO"/>
                          </w:rPr>
                          <w:br/>
                        </w:r>
                        <w:r w:rsidRPr="00A31933">
                          <w:rPr>
                            <w:rFonts w:ascii="Times New Roman" w:eastAsia="Times New Roman" w:hAnsi="Times New Roman" w:cs="Times New Roman"/>
                            <w:b/>
                            <w:bCs/>
                            <w:noProof/>
                            <w:sz w:val="15"/>
                            <w:szCs w:val="15"/>
                            <w:lang w:eastAsia="nb-NO"/>
                          </w:rPr>
                          <w:lastRenderedPageBreak/>
                          <w:drawing>
                            <wp:inline distT="0" distB="0" distL="0" distR="0" wp14:anchorId="69221543" wp14:editId="57F934FF">
                              <wp:extent cx="679450" cy="1492250"/>
                              <wp:effectExtent l="0" t="0" r="6350" b="0"/>
                              <wp:docPr id="75" name="Bilde 75" descr="http://www.vental.no/images/Marketing/3-3%20Styringssytemer/Silver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vental.no/images/Marketing/3-3%20Styringssytemer/Silver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450" cy="1492250"/>
                                      </a:xfrm>
                                      <a:prstGeom prst="rect">
                                        <a:avLst/>
                                      </a:prstGeom>
                                      <a:noFill/>
                                      <a:ln>
                                        <a:noFill/>
                                      </a:ln>
                                    </pic:spPr>
                                  </pic:pic>
                                </a:graphicData>
                              </a:graphic>
                            </wp:inline>
                          </w:drawing>
                        </w:r>
                        <w:r w:rsidRPr="00A31933">
                          <w:rPr>
                            <w:rFonts w:ascii="Times New Roman" w:eastAsia="Times New Roman" w:hAnsi="Times New Roman" w:cs="Times New Roman"/>
                            <w:b/>
                            <w:bCs/>
                            <w:noProof/>
                            <w:sz w:val="15"/>
                            <w:szCs w:val="15"/>
                            <w:lang w:eastAsia="nb-NO"/>
                          </w:rPr>
                          <w:drawing>
                            <wp:inline distT="0" distB="0" distL="0" distR="0" wp14:anchorId="5B96931D" wp14:editId="38D456E7">
                              <wp:extent cx="666750" cy="1492250"/>
                              <wp:effectExtent l="0" t="0" r="0" b="0"/>
                              <wp:docPr id="76" name="Bilde 76" descr="http://www.vental.no/images/Marketing/3-3%20Styringssytemer/Telis%20Modulis%204%20Lounge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vental.no/images/Marketing/3-3%20Styringssytemer/Telis%20Modulis%204%20Lounge_thum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 cy="1492250"/>
                                      </a:xfrm>
                                      <a:prstGeom prst="rect">
                                        <a:avLst/>
                                      </a:prstGeom>
                                      <a:noFill/>
                                      <a:ln>
                                        <a:noFill/>
                                      </a:ln>
                                    </pic:spPr>
                                  </pic:pic>
                                </a:graphicData>
                              </a:graphic>
                            </wp:inline>
                          </w:drawing>
                        </w:r>
                        <w:r w:rsidRPr="00A31933">
                          <w:rPr>
                            <w:rFonts w:ascii="Times New Roman" w:eastAsia="Times New Roman" w:hAnsi="Times New Roman" w:cs="Times New Roman"/>
                            <w:b/>
                            <w:bCs/>
                            <w:noProof/>
                            <w:sz w:val="15"/>
                            <w:szCs w:val="15"/>
                            <w:lang w:eastAsia="nb-NO"/>
                          </w:rPr>
                          <w:drawing>
                            <wp:inline distT="0" distB="0" distL="0" distR="0" wp14:anchorId="3A96AF54" wp14:editId="5DEA523E">
                              <wp:extent cx="2355850" cy="7162800"/>
                              <wp:effectExtent l="0" t="0" r="6350" b="0"/>
                              <wp:docPr id="77" name="Bilde 77" descr="http://www.vental.no/images/Marketing/3-3%20Styringssytemer/Lou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vental.no/images/Marketing/3-3%20Styringssytemer/Loun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5850" cy="7162800"/>
                                      </a:xfrm>
                                      <a:prstGeom prst="rect">
                                        <a:avLst/>
                                      </a:prstGeom>
                                      <a:noFill/>
                                      <a:ln>
                                        <a:noFill/>
                                      </a:ln>
                                    </pic:spPr>
                                  </pic:pic>
                                </a:graphicData>
                              </a:graphic>
                            </wp:inline>
                          </w:drawing>
                        </w:r>
                        <w:r w:rsidRPr="00A31933">
                          <w:rPr>
                            <w:rFonts w:ascii="Times New Roman" w:eastAsia="Times New Roman" w:hAnsi="Times New Roman" w:cs="Times New Roman"/>
                            <w:b/>
                            <w:bCs/>
                            <w:noProof/>
                            <w:sz w:val="15"/>
                            <w:szCs w:val="15"/>
                            <w:lang w:eastAsia="nb-NO"/>
                          </w:rPr>
                          <w:drawing>
                            <wp:inline distT="0" distB="0" distL="0" distR="0" wp14:anchorId="41D103A8" wp14:editId="0D6D1F6E">
                              <wp:extent cx="679450" cy="1492250"/>
                              <wp:effectExtent l="0" t="0" r="6350" b="0"/>
                              <wp:docPr id="78" name="Bilde 78" descr="http://www.vental.no/images/Marketing/3-3%20Styringssytemer/Patio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vental.no/images/Marketing/3-3%20Styringssytemer/Patio_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9450" cy="1492250"/>
                                      </a:xfrm>
                                      <a:prstGeom prst="rect">
                                        <a:avLst/>
                                      </a:prstGeom>
                                      <a:noFill/>
                                      <a:ln>
                                        <a:noFill/>
                                      </a:ln>
                                    </pic:spPr>
                                  </pic:pic>
                                </a:graphicData>
                              </a:graphic>
                            </wp:inline>
                          </w:drawing>
                        </w:r>
                        <w:r w:rsidRPr="00A31933">
                          <w:rPr>
                            <w:rFonts w:ascii="Times New Roman" w:eastAsia="Times New Roman" w:hAnsi="Times New Roman" w:cs="Times New Roman"/>
                            <w:b/>
                            <w:bCs/>
                            <w:sz w:val="15"/>
                            <w:szCs w:val="15"/>
                            <w:lang w:eastAsia="nb-NO"/>
                          </w:rPr>
                          <w:br/>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t xml:space="preserve">Motor og automatikk på din solskjerming gir deg en bedre og enklere hverdag. </w:t>
                        </w:r>
                        <w:r w:rsidRPr="00A31933">
                          <w:rPr>
                            <w:rFonts w:ascii="Times New Roman" w:eastAsia="Times New Roman" w:hAnsi="Times New Roman" w:cs="Times New Roman"/>
                            <w:sz w:val="15"/>
                            <w:szCs w:val="15"/>
                            <w:lang w:eastAsia="nb-NO"/>
                          </w:rPr>
                          <w:br/>
                          <w:t xml:space="preserve">Sol og vind styring gir deg et mer komfortabelt inne miljø, samtidig som vindføleren gir en ekstra sikkerhet </w:t>
                        </w:r>
                        <w:r w:rsidRPr="00A31933">
                          <w:rPr>
                            <w:rFonts w:ascii="Times New Roman" w:eastAsia="Times New Roman" w:hAnsi="Times New Roman" w:cs="Times New Roman"/>
                            <w:sz w:val="15"/>
                            <w:szCs w:val="15"/>
                            <w:lang w:eastAsia="nb-NO"/>
                          </w:rPr>
                          <w:br/>
                          <w:t xml:space="preserve">om det blåser opp til uvær. </w:t>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t xml:space="preserve">Det gir også mulighet for styring av </w:t>
                        </w:r>
                        <w:r w:rsidR="009662CD" w:rsidRPr="00A31933">
                          <w:rPr>
                            <w:rFonts w:ascii="Times New Roman" w:eastAsia="Times New Roman" w:hAnsi="Times New Roman" w:cs="Times New Roman"/>
                            <w:sz w:val="15"/>
                            <w:szCs w:val="15"/>
                            <w:lang w:eastAsia="nb-NO"/>
                          </w:rPr>
                          <w:t>lys, varme</w:t>
                        </w:r>
                        <w:r w:rsidRPr="00A31933">
                          <w:rPr>
                            <w:rFonts w:ascii="Times New Roman" w:eastAsia="Times New Roman" w:hAnsi="Times New Roman" w:cs="Times New Roman"/>
                            <w:sz w:val="15"/>
                            <w:szCs w:val="15"/>
                            <w:lang w:eastAsia="nb-NO"/>
                          </w:rPr>
                          <w:t xml:space="preserve"> eller andre produkter i ditt ute/inne miljø. </w:t>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t xml:space="preserve">Fordeler ved trådløs RTS styring; </w:t>
                        </w:r>
                        <w:r w:rsidRPr="00A31933">
                          <w:rPr>
                            <w:rFonts w:ascii="Times New Roman" w:eastAsia="Times New Roman" w:hAnsi="Times New Roman" w:cs="Times New Roman"/>
                            <w:sz w:val="15"/>
                            <w:szCs w:val="15"/>
                            <w:lang w:eastAsia="nb-NO"/>
                          </w:rPr>
                          <w:br/>
                          <w:t xml:space="preserve">- Raskere/billigere installasjon, og mindre ledningstrekk. </w:t>
                        </w:r>
                        <w:r w:rsidRPr="00A31933">
                          <w:rPr>
                            <w:rFonts w:ascii="Times New Roman" w:eastAsia="Times New Roman" w:hAnsi="Times New Roman" w:cs="Times New Roman"/>
                            <w:sz w:val="15"/>
                            <w:szCs w:val="15"/>
                            <w:lang w:eastAsia="nb-NO"/>
                          </w:rPr>
                          <w:br/>
                          <w:t xml:space="preserve">- Pålitelig og driftssikkert. </w:t>
                        </w:r>
                        <w:r w:rsidRPr="00A31933">
                          <w:rPr>
                            <w:rFonts w:ascii="Times New Roman" w:eastAsia="Times New Roman" w:hAnsi="Times New Roman" w:cs="Times New Roman"/>
                            <w:sz w:val="15"/>
                            <w:szCs w:val="15"/>
                            <w:lang w:eastAsia="nb-NO"/>
                          </w:rPr>
                          <w:br/>
                          <w:t xml:space="preserve">- Rullerende kode med </w:t>
                        </w:r>
                        <w:r w:rsidR="009662CD" w:rsidRPr="00A31933">
                          <w:rPr>
                            <w:rFonts w:ascii="Times New Roman" w:eastAsia="Times New Roman" w:hAnsi="Times New Roman" w:cs="Times New Roman"/>
                            <w:sz w:val="15"/>
                            <w:szCs w:val="15"/>
                            <w:lang w:eastAsia="nb-NO"/>
                          </w:rPr>
                          <w:t>flere</w:t>
                        </w:r>
                        <w:r w:rsidRPr="00A31933">
                          <w:rPr>
                            <w:rFonts w:ascii="Times New Roman" w:eastAsia="Times New Roman" w:hAnsi="Times New Roman" w:cs="Times New Roman"/>
                            <w:sz w:val="15"/>
                            <w:szCs w:val="15"/>
                            <w:lang w:eastAsia="nb-NO"/>
                          </w:rPr>
                          <w:t xml:space="preserve"> enn 16 millioner kombinasjoner. </w:t>
                        </w:r>
                        <w:r w:rsidRPr="00A31933">
                          <w:rPr>
                            <w:rFonts w:ascii="Times New Roman" w:eastAsia="Times New Roman" w:hAnsi="Times New Roman" w:cs="Times New Roman"/>
                            <w:sz w:val="15"/>
                            <w:szCs w:val="15"/>
                            <w:lang w:eastAsia="nb-NO"/>
                          </w:rPr>
                          <w:br/>
                          <w:t xml:space="preserve">- Lang rekkevidde på radiosignalet. </w:t>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lastRenderedPageBreak/>
                          <w:br/>
                        </w:r>
                        <w:r w:rsidRPr="00A31933">
                          <w:rPr>
                            <w:rFonts w:ascii="Times New Roman" w:eastAsia="Times New Roman" w:hAnsi="Times New Roman" w:cs="Times New Roman"/>
                            <w:b/>
                            <w:bCs/>
                            <w:sz w:val="20"/>
                            <w:szCs w:val="20"/>
                            <w:u w:val="single"/>
                            <w:lang w:eastAsia="nb-NO"/>
                          </w:rPr>
                          <w:t>Små prosjekter</w:t>
                        </w:r>
                        <w:r w:rsidRPr="00A31933">
                          <w:rPr>
                            <w:rFonts w:ascii="Times New Roman" w:eastAsia="Times New Roman" w:hAnsi="Times New Roman" w:cs="Times New Roman"/>
                            <w:b/>
                            <w:bCs/>
                            <w:sz w:val="20"/>
                            <w:szCs w:val="20"/>
                            <w:u w:val="single"/>
                            <w:lang w:eastAsia="nb-NO"/>
                          </w:rPr>
                          <w:br/>
                        </w:r>
                        <w:r w:rsidRPr="00A31933">
                          <w:rPr>
                            <w:rFonts w:ascii="Times New Roman" w:eastAsia="Times New Roman" w:hAnsi="Times New Roman" w:cs="Times New Roman"/>
                            <w:b/>
                            <w:bCs/>
                            <w:sz w:val="15"/>
                            <w:szCs w:val="15"/>
                            <w:lang w:eastAsia="nb-NO"/>
                          </w:rPr>
                          <w:t> </w:t>
                        </w:r>
                        <w:r w:rsidRPr="00A31933">
                          <w:rPr>
                            <w:rFonts w:ascii="Times New Roman" w:eastAsia="Times New Roman" w:hAnsi="Times New Roman" w:cs="Times New Roman"/>
                            <w:b/>
                            <w:bCs/>
                            <w:sz w:val="15"/>
                            <w:szCs w:val="15"/>
                            <w:lang w:eastAsia="nb-NO"/>
                          </w:rPr>
                          <w:br/>
                        </w:r>
                        <w:r w:rsidRPr="00A31933">
                          <w:rPr>
                            <w:rFonts w:ascii="Times New Roman" w:eastAsia="Times New Roman" w:hAnsi="Times New Roman" w:cs="Times New Roman"/>
                            <w:noProof/>
                            <w:sz w:val="15"/>
                            <w:szCs w:val="15"/>
                            <w:lang w:eastAsia="nb-NO"/>
                          </w:rPr>
                          <w:drawing>
                            <wp:inline distT="0" distB="0" distL="0" distR="0" wp14:anchorId="0A860B37" wp14:editId="33B6497D">
                              <wp:extent cx="2393950" cy="1612900"/>
                              <wp:effectExtent l="0" t="0" r="6350" b="6350"/>
                              <wp:docPr id="79" name="Bilde 79" descr="http://www.vental.no/images/Marketing/3-3%20Styringssytemer/Styringssystemer/Bilder/Animeo%20Solo%201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vental.no/images/Marketing/3-3%20Styringssytemer/Styringssystemer/Bilder/Animeo%20Solo%201_thum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950" cy="1612900"/>
                                      </a:xfrm>
                                      <a:prstGeom prst="rect">
                                        <a:avLst/>
                                      </a:prstGeom>
                                      <a:noFill/>
                                      <a:ln>
                                        <a:noFill/>
                                      </a:ln>
                                    </pic:spPr>
                                  </pic:pic>
                                </a:graphicData>
                              </a:graphic>
                            </wp:inline>
                          </w:drawing>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t xml:space="preserve">Automatikk gir en driftssikker bygning og et godt innemiljø på alt fra mindre til litt større næringsbygg. </w:t>
                        </w:r>
                        <w:r w:rsidRPr="00A31933">
                          <w:rPr>
                            <w:rFonts w:ascii="Times New Roman" w:eastAsia="Times New Roman" w:hAnsi="Times New Roman" w:cs="Times New Roman"/>
                            <w:sz w:val="15"/>
                            <w:szCs w:val="15"/>
                            <w:lang w:eastAsia="nb-NO"/>
                          </w:rPr>
                          <w:br/>
                          <w:t xml:space="preserve">Her kan man velge sentral styring for optimal løsning av kravende til inneklima. Alternativt i kombinasjon </w:t>
                        </w:r>
                        <w:r w:rsidRPr="00A31933">
                          <w:rPr>
                            <w:rFonts w:ascii="Times New Roman" w:eastAsia="Times New Roman" w:hAnsi="Times New Roman" w:cs="Times New Roman"/>
                            <w:sz w:val="15"/>
                            <w:szCs w:val="15"/>
                            <w:lang w:eastAsia="nb-NO"/>
                          </w:rPr>
                          <w:br/>
                          <w:t xml:space="preserve">med manuelle brytere for å </w:t>
                        </w:r>
                        <w:r w:rsidR="009662CD" w:rsidRPr="00A31933">
                          <w:rPr>
                            <w:rFonts w:ascii="Times New Roman" w:eastAsia="Times New Roman" w:hAnsi="Times New Roman" w:cs="Times New Roman"/>
                            <w:sz w:val="15"/>
                            <w:szCs w:val="15"/>
                            <w:lang w:eastAsia="nb-NO"/>
                          </w:rPr>
                          <w:t>tilfredsstille</w:t>
                        </w:r>
                        <w:r w:rsidRPr="00A31933">
                          <w:rPr>
                            <w:rFonts w:ascii="Times New Roman" w:eastAsia="Times New Roman" w:hAnsi="Times New Roman" w:cs="Times New Roman"/>
                            <w:sz w:val="15"/>
                            <w:szCs w:val="15"/>
                            <w:lang w:eastAsia="nb-NO"/>
                          </w:rPr>
                          <w:t xml:space="preserve"> individuelle ønsker. </w:t>
                        </w:r>
                        <w:r w:rsidRPr="00A31933">
                          <w:rPr>
                            <w:rFonts w:ascii="Times New Roman" w:eastAsia="Times New Roman" w:hAnsi="Times New Roman" w:cs="Times New Roman"/>
                            <w:sz w:val="15"/>
                            <w:szCs w:val="15"/>
                            <w:lang w:eastAsia="nb-NO"/>
                          </w:rPr>
                          <w:br/>
                          <w:t>Tidsur,</w:t>
                        </w:r>
                        <w:r w:rsidR="009662CD">
                          <w:rPr>
                            <w:rFonts w:ascii="Times New Roman" w:eastAsia="Times New Roman" w:hAnsi="Times New Roman" w:cs="Times New Roman"/>
                            <w:sz w:val="15"/>
                            <w:szCs w:val="15"/>
                            <w:lang w:eastAsia="nb-NO"/>
                          </w:rPr>
                          <w:t xml:space="preserve"> </w:t>
                        </w:r>
                        <w:r w:rsidRPr="00A31933">
                          <w:rPr>
                            <w:rFonts w:ascii="Times New Roman" w:eastAsia="Times New Roman" w:hAnsi="Times New Roman" w:cs="Times New Roman"/>
                            <w:sz w:val="15"/>
                            <w:szCs w:val="15"/>
                            <w:lang w:eastAsia="nb-NO"/>
                          </w:rPr>
                          <w:t>sol,</w:t>
                        </w:r>
                        <w:r w:rsidR="009662CD">
                          <w:rPr>
                            <w:rFonts w:ascii="Times New Roman" w:eastAsia="Times New Roman" w:hAnsi="Times New Roman" w:cs="Times New Roman"/>
                            <w:sz w:val="15"/>
                            <w:szCs w:val="15"/>
                            <w:lang w:eastAsia="nb-NO"/>
                          </w:rPr>
                          <w:t xml:space="preserve"> vind og </w:t>
                        </w:r>
                        <w:r w:rsidRPr="00A31933">
                          <w:rPr>
                            <w:rFonts w:ascii="Times New Roman" w:eastAsia="Times New Roman" w:hAnsi="Times New Roman" w:cs="Times New Roman"/>
                            <w:sz w:val="15"/>
                            <w:szCs w:val="15"/>
                            <w:lang w:eastAsia="nb-NO"/>
                          </w:rPr>
                          <w:t xml:space="preserve">temperatur er noen av funksjonene som gir mange muligheter for en optimal løsning. </w:t>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b/>
                            <w:bCs/>
                            <w:sz w:val="20"/>
                            <w:szCs w:val="20"/>
                            <w:u w:val="single"/>
                            <w:lang w:eastAsia="nb-NO"/>
                          </w:rPr>
                          <w:t>Stor Prosjekter</w:t>
                        </w:r>
                        <w:r w:rsidRPr="00A31933">
                          <w:rPr>
                            <w:rFonts w:ascii="Times New Roman" w:eastAsia="Times New Roman" w:hAnsi="Times New Roman" w:cs="Times New Roman"/>
                            <w:b/>
                            <w:bCs/>
                            <w:sz w:val="20"/>
                            <w:szCs w:val="20"/>
                            <w:u w:val="single"/>
                            <w:lang w:eastAsia="nb-NO"/>
                          </w:rPr>
                          <w:br/>
                        </w:r>
                        <w:r w:rsidRPr="00A31933">
                          <w:rPr>
                            <w:rFonts w:ascii="Times New Roman" w:eastAsia="Times New Roman" w:hAnsi="Times New Roman" w:cs="Times New Roman"/>
                            <w:b/>
                            <w:bCs/>
                            <w:sz w:val="18"/>
                            <w:szCs w:val="18"/>
                            <w:u w:val="single"/>
                            <w:lang w:eastAsia="nb-NO"/>
                          </w:rPr>
                          <w:br/>
                        </w:r>
                        <w:r w:rsidRPr="00A31933">
                          <w:rPr>
                            <w:rFonts w:ascii="Times New Roman" w:eastAsia="Times New Roman" w:hAnsi="Times New Roman" w:cs="Times New Roman"/>
                            <w:b/>
                            <w:bCs/>
                            <w:noProof/>
                            <w:sz w:val="18"/>
                            <w:szCs w:val="18"/>
                            <w:lang w:eastAsia="nb-NO"/>
                          </w:rPr>
                          <w:drawing>
                            <wp:inline distT="0" distB="0" distL="0" distR="0" wp14:anchorId="536905E3" wp14:editId="17AF2F20">
                              <wp:extent cx="2533650" cy="2400300"/>
                              <wp:effectExtent l="0" t="0" r="0" b="0"/>
                              <wp:docPr id="80" name="Bilde 80" descr="http://www.vental.no/images/Marketing/3-3%20Styringssytemer/Moco-and-PC%20transparent%20%28Anders%20Hall%20v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vental.no/images/Marketing/3-3%20Styringssytemer/Moco-and-PC%20transparent%20%28Anders%20Hall%20v1%2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2400300"/>
                                      </a:xfrm>
                                      <a:prstGeom prst="rect">
                                        <a:avLst/>
                                      </a:prstGeom>
                                      <a:noFill/>
                                      <a:ln>
                                        <a:noFill/>
                                      </a:ln>
                                    </pic:spPr>
                                  </pic:pic>
                                </a:graphicData>
                              </a:graphic>
                            </wp:inline>
                          </w:drawing>
                        </w:r>
                        <w:r w:rsidRPr="00A31933">
                          <w:rPr>
                            <w:rFonts w:ascii="Times New Roman" w:eastAsia="Times New Roman" w:hAnsi="Times New Roman" w:cs="Times New Roman"/>
                            <w:b/>
                            <w:bCs/>
                            <w:sz w:val="18"/>
                            <w:szCs w:val="18"/>
                            <w:u w:val="single"/>
                            <w:lang w:eastAsia="nb-NO"/>
                          </w:rPr>
                          <w:br/>
                        </w:r>
                        <w:r w:rsidRPr="00A31933">
                          <w:rPr>
                            <w:rFonts w:ascii="Times New Roman" w:eastAsia="Times New Roman" w:hAnsi="Times New Roman" w:cs="Times New Roman"/>
                            <w:sz w:val="24"/>
                            <w:szCs w:val="24"/>
                            <w:lang w:eastAsia="nb-NO"/>
                          </w:rPr>
                          <w:t xml:space="preserve">  </w:t>
                        </w:r>
                        <w:r w:rsidRPr="00A31933">
                          <w:rPr>
                            <w:rFonts w:ascii="Times New Roman" w:eastAsia="Times New Roman" w:hAnsi="Times New Roman" w:cs="Times New Roman"/>
                            <w:sz w:val="15"/>
                            <w:szCs w:val="15"/>
                            <w:lang w:eastAsia="nb-NO"/>
                          </w:rPr>
                          <w:br/>
                        </w:r>
                        <w:r w:rsidRPr="00A31933">
                          <w:rPr>
                            <w:rFonts w:ascii="Times New Roman" w:eastAsia="Times New Roman" w:hAnsi="Times New Roman" w:cs="Times New Roman"/>
                            <w:sz w:val="15"/>
                            <w:szCs w:val="15"/>
                            <w:lang w:eastAsia="nb-NO"/>
                          </w:rPr>
                          <w:br/>
                          <w:t xml:space="preserve">Når bygget ønsker kvalitet i alle ledd, og har høye krav til både innemiljø, komfort, og ikke minst dagens </w:t>
                        </w:r>
                        <w:r w:rsidRPr="00A31933">
                          <w:rPr>
                            <w:rFonts w:ascii="Times New Roman" w:eastAsia="Times New Roman" w:hAnsi="Times New Roman" w:cs="Times New Roman"/>
                            <w:sz w:val="15"/>
                            <w:szCs w:val="15"/>
                            <w:lang w:eastAsia="nb-NO"/>
                          </w:rPr>
                          <w:br/>
                          <w:t xml:space="preserve">energi krav. Suntracking gir justering av persiennelamellen etter solhøyden året gjennom. </w:t>
                        </w:r>
                        <w:r w:rsidRPr="00A31933">
                          <w:rPr>
                            <w:rFonts w:ascii="Times New Roman" w:eastAsia="Times New Roman" w:hAnsi="Times New Roman" w:cs="Times New Roman"/>
                            <w:sz w:val="15"/>
                            <w:szCs w:val="15"/>
                            <w:lang w:eastAsia="nb-NO"/>
                          </w:rPr>
                          <w:br/>
                          <w:t xml:space="preserve">Avanserte tidsur, enkelt grensesnitt via software for pc styring. </w:t>
                        </w:r>
                      </w:p>
                    </w:tc>
                  </w:tr>
                </w:tbl>
                <w:p w:rsidR="00A31933" w:rsidRPr="00A31933" w:rsidRDefault="00A31933" w:rsidP="00A31933">
                  <w:pPr>
                    <w:spacing w:after="0" w:line="240" w:lineRule="auto"/>
                    <w:rPr>
                      <w:rFonts w:ascii="Times New Roman" w:eastAsia="Times New Roman" w:hAnsi="Times New Roman" w:cs="Times New Roman"/>
                      <w:sz w:val="24"/>
                      <w:szCs w:val="24"/>
                      <w:lang w:eastAsia="nb-NO"/>
                    </w:rPr>
                  </w:pPr>
                </w:p>
              </w:tc>
            </w:tr>
          </w:tbl>
          <w:p w:rsidR="00A31933" w:rsidRPr="00A31933" w:rsidRDefault="00A31933" w:rsidP="00A31933">
            <w:pPr>
              <w:spacing w:after="0" w:line="240" w:lineRule="auto"/>
              <w:rPr>
                <w:rFonts w:ascii="Times New Roman" w:eastAsia="Times New Roman" w:hAnsi="Times New Roman" w:cs="Times New Roman"/>
                <w:sz w:val="24"/>
                <w:szCs w:val="24"/>
                <w:lang w:eastAsia="nb-NO"/>
              </w:rPr>
            </w:pPr>
          </w:p>
        </w:tc>
      </w:tr>
    </w:tbl>
    <w:p w:rsidR="00A31933" w:rsidRDefault="00A31933" w:rsidP="00A31933">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A31933" w:rsidRDefault="00A31933" w:rsidP="00A31933">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A31933" w:rsidRDefault="00A31933" w:rsidP="00A31933">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A31933" w:rsidRDefault="00A31933" w:rsidP="00A31933">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A31933" w:rsidRPr="00A31933" w:rsidRDefault="00A31933" w:rsidP="00A31933">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A31933">
        <w:rPr>
          <w:rFonts w:ascii="Times New Roman" w:eastAsia="Times New Roman" w:hAnsi="Times New Roman" w:cs="Times New Roman"/>
          <w:b/>
          <w:bCs/>
          <w:kern w:val="36"/>
          <w:sz w:val="48"/>
          <w:szCs w:val="48"/>
          <w:lang w:eastAsia="nb-NO"/>
        </w:rPr>
        <w:lastRenderedPageBreak/>
        <w:t>Automatikk og motorisering</w:t>
      </w:r>
    </w:p>
    <w:p w:rsidR="00A31933" w:rsidRPr="00A31933" w:rsidRDefault="00A31933" w:rsidP="00A31933">
      <w:pPr>
        <w:spacing w:before="100" w:beforeAutospacing="1" w:after="100" w:afterAutospacing="1" w:line="240" w:lineRule="auto"/>
        <w:outlineLvl w:val="4"/>
        <w:rPr>
          <w:rFonts w:ascii="Times New Roman" w:eastAsia="Times New Roman" w:hAnsi="Times New Roman" w:cs="Times New Roman"/>
          <w:b/>
          <w:bCs/>
          <w:sz w:val="20"/>
          <w:szCs w:val="20"/>
          <w:lang w:eastAsia="nb-NO"/>
        </w:rPr>
      </w:pPr>
      <w:r w:rsidRPr="00A31933">
        <w:rPr>
          <w:rFonts w:ascii="Times New Roman" w:eastAsia="Times New Roman" w:hAnsi="Times New Roman" w:cs="Times New Roman"/>
          <w:b/>
          <w:bCs/>
          <w:noProof/>
          <w:sz w:val="20"/>
          <w:szCs w:val="20"/>
          <w:lang w:eastAsia="nb-NO"/>
        </w:rPr>
        <w:drawing>
          <wp:inline distT="0" distB="0" distL="0" distR="0" wp14:anchorId="2E4D3F06" wp14:editId="3FCAB8F0">
            <wp:extent cx="5403850" cy="2406650"/>
            <wp:effectExtent l="0" t="0" r="6350" b="0"/>
            <wp:docPr id="81" name="Bilde 81" descr="http://www.kjellsmarkiser.no/images/Marketing/Somfy_lys_va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kjellsmarkiser.no/images/Marketing/Somfy_lys_var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850" cy="2406650"/>
                    </a:xfrm>
                    <a:prstGeom prst="rect">
                      <a:avLst/>
                    </a:prstGeom>
                    <a:noFill/>
                    <a:ln>
                      <a:noFill/>
                    </a:ln>
                  </pic:spPr>
                </pic:pic>
              </a:graphicData>
            </a:graphic>
          </wp:inline>
        </w:drawing>
      </w:r>
    </w:p>
    <w:p w:rsidR="00A31933" w:rsidRPr="00A31933" w:rsidRDefault="00A31933" w:rsidP="00A31933">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A31933">
        <w:rPr>
          <w:rFonts w:ascii="Times New Roman" w:eastAsia="Times New Roman" w:hAnsi="Times New Roman" w:cs="Times New Roman"/>
          <w:b/>
          <w:bCs/>
          <w:sz w:val="27"/>
          <w:szCs w:val="27"/>
          <w:lang w:eastAsia="nb-NO"/>
        </w:rPr>
        <w:t>Trådløs- eller kablet installasjon?</w:t>
      </w:r>
    </w:p>
    <w:p w:rsidR="00A31933" w:rsidRPr="00A31933" w:rsidRDefault="00A31933" w:rsidP="00A31933">
      <w:pPr>
        <w:spacing w:after="240" w:line="240" w:lineRule="auto"/>
        <w:rPr>
          <w:rFonts w:ascii="Times New Roman" w:eastAsia="Times New Roman" w:hAnsi="Times New Roman" w:cs="Times New Roman"/>
          <w:sz w:val="24"/>
          <w:szCs w:val="24"/>
          <w:lang w:eastAsia="nb-NO"/>
        </w:rPr>
      </w:pPr>
      <w:r w:rsidRPr="00A31933">
        <w:rPr>
          <w:rFonts w:ascii="Times New Roman" w:eastAsia="Times New Roman" w:hAnsi="Times New Roman" w:cs="Times New Roman"/>
          <w:sz w:val="24"/>
          <w:szCs w:val="24"/>
          <w:lang w:eastAsia="nb-NO"/>
        </w:rPr>
        <w:t xml:space="preserve">Du kan velge mellom trådløs eller kablet installasjon. Begge løsningene er tilgjengelige for dine produkter. Kablet installasjon krever kabler mellom produkt og bryter inne. Ved trådløs installasjon kreves kun en utvendig stikkontakt til motoren og evt. sol- og vindvakt. Dette gir deg bekvemmeligheten ved å kunne bruke fjernkontroll. </w:t>
      </w:r>
      <w:r w:rsidRPr="00A31933">
        <w:rPr>
          <w:rFonts w:ascii="Times New Roman" w:eastAsia="Times New Roman" w:hAnsi="Times New Roman" w:cs="Times New Roman"/>
          <w:sz w:val="24"/>
          <w:szCs w:val="24"/>
          <w:lang w:eastAsia="nb-NO"/>
        </w:rPr>
        <w:br/>
        <w:t xml:space="preserve">Motoren plasseres inne i dukrøret og påser at stoffet til </w:t>
      </w:r>
      <w:r w:rsidR="009662CD" w:rsidRPr="00A31933">
        <w:rPr>
          <w:rFonts w:ascii="Times New Roman" w:eastAsia="Times New Roman" w:hAnsi="Times New Roman" w:cs="Times New Roman"/>
          <w:sz w:val="24"/>
          <w:szCs w:val="24"/>
          <w:lang w:eastAsia="nb-NO"/>
        </w:rPr>
        <w:t>enhver</w:t>
      </w:r>
      <w:r w:rsidRPr="00A31933">
        <w:rPr>
          <w:rFonts w:ascii="Times New Roman" w:eastAsia="Times New Roman" w:hAnsi="Times New Roman" w:cs="Times New Roman"/>
          <w:sz w:val="24"/>
          <w:szCs w:val="24"/>
          <w:lang w:eastAsia="nb-NO"/>
        </w:rPr>
        <w:t xml:space="preserve"> tid er korrekt strukket når den er ute, og at den rulles opp korrekt. </w:t>
      </w:r>
      <w:r w:rsidRPr="00A31933">
        <w:rPr>
          <w:rFonts w:ascii="Times New Roman" w:eastAsia="Times New Roman" w:hAnsi="Times New Roman" w:cs="Times New Roman"/>
          <w:sz w:val="24"/>
          <w:szCs w:val="24"/>
          <w:lang w:eastAsia="nb-NO"/>
        </w:rPr>
        <w:br/>
      </w:r>
    </w:p>
    <w:p w:rsidR="00A31933" w:rsidRPr="00A31933" w:rsidRDefault="00A31933" w:rsidP="00A31933">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A31933">
        <w:rPr>
          <w:rFonts w:ascii="Times New Roman" w:eastAsia="Times New Roman" w:hAnsi="Times New Roman" w:cs="Times New Roman"/>
          <w:b/>
          <w:bCs/>
          <w:sz w:val="27"/>
          <w:szCs w:val="27"/>
          <w:lang w:eastAsia="nb-NO"/>
        </w:rPr>
        <w:t>Kortfattet om trådløs styring</w:t>
      </w:r>
    </w:p>
    <w:p w:rsidR="00A31933" w:rsidRPr="00A31933" w:rsidRDefault="00A31933" w:rsidP="00A31933">
      <w:pPr>
        <w:spacing w:after="0" w:line="240" w:lineRule="auto"/>
        <w:rPr>
          <w:rFonts w:ascii="Times New Roman" w:eastAsia="Times New Roman" w:hAnsi="Times New Roman" w:cs="Times New Roman"/>
          <w:sz w:val="24"/>
          <w:szCs w:val="24"/>
          <w:lang w:eastAsia="nb-NO"/>
        </w:rPr>
      </w:pPr>
      <w:r w:rsidRPr="00A31933">
        <w:rPr>
          <w:rFonts w:ascii="Times New Roman" w:eastAsia="Times New Roman" w:hAnsi="Times New Roman" w:cs="Times New Roman"/>
          <w:sz w:val="24"/>
          <w:szCs w:val="24"/>
          <w:lang w:eastAsia="nb-NO"/>
        </w:rPr>
        <w:t xml:space="preserve">Med trådløs styring blir det sendt ut et signal fra en fjernkontroll eller trådløs </w:t>
      </w:r>
      <w:r w:rsidR="009662CD" w:rsidRPr="00A31933">
        <w:rPr>
          <w:rFonts w:ascii="Times New Roman" w:eastAsia="Times New Roman" w:hAnsi="Times New Roman" w:cs="Times New Roman"/>
          <w:sz w:val="24"/>
          <w:szCs w:val="24"/>
          <w:lang w:eastAsia="nb-NO"/>
        </w:rPr>
        <w:t>vegbryter</w:t>
      </w:r>
      <w:r w:rsidRPr="00A31933">
        <w:rPr>
          <w:rFonts w:ascii="Times New Roman" w:eastAsia="Times New Roman" w:hAnsi="Times New Roman" w:cs="Times New Roman"/>
          <w:sz w:val="24"/>
          <w:szCs w:val="24"/>
          <w:lang w:eastAsia="nb-NO"/>
        </w:rPr>
        <w:t xml:space="preserve"> til markisen e.l. En eventuell sol- og vindautomatikk sender også signaler til markisen e.l. Fjernkontrollen kan tas med når man beveger seg. </w:t>
      </w:r>
    </w:p>
    <w:p w:rsidR="008C40CE" w:rsidRPr="008C40CE" w:rsidRDefault="009662CD" w:rsidP="008C40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8C40CE">
        <w:rPr>
          <w:rFonts w:ascii="Times New Roman" w:eastAsia="Times New Roman" w:hAnsi="Times New Roman" w:cs="Times New Roman"/>
          <w:b/>
          <w:bCs/>
          <w:kern w:val="36"/>
          <w:sz w:val="48"/>
          <w:szCs w:val="48"/>
          <w:lang w:eastAsia="nb-NO"/>
        </w:rPr>
        <w:t>Ap</w:t>
      </w:r>
      <w:r w:rsidR="008C40CE" w:rsidRPr="008C40CE">
        <w:rPr>
          <w:rFonts w:ascii="Times New Roman" w:eastAsia="Times New Roman" w:hAnsi="Times New Roman" w:cs="Times New Roman"/>
          <w:b/>
          <w:bCs/>
          <w:kern w:val="36"/>
          <w:sz w:val="48"/>
          <w:szCs w:val="48"/>
          <w:lang w:eastAsia="nb-NO"/>
        </w:rPr>
        <w:t>-styring</w:t>
      </w:r>
    </w:p>
    <w:p w:rsidR="008C40CE" w:rsidRPr="008C40CE" w:rsidRDefault="008C40CE" w:rsidP="008C40CE">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8C40CE">
        <w:rPr>
          <w:rFonts w:ascii="Times New Roman" w:eastAsia="Times New Roman" w:hAnsi="Times New Roman" w:cs="Times New Roman"/>
          <w:b/>
          <w:bCs/>
          <w:sz w:val="27"/>
          <w:szCs w:val="27"/>
          <w:lang w:eastAsia="nb-NO"/>
        </w:rPr>
        <w:t xml:space="preserve">HD smart </w:t>
      </w:r>
      <w:r w:rsidR="009662CD" w:rsidRPr="008C40CE">
        <w:rPr>
          <w:rFonts w:ascii="Times New Roman" w:eastAsia="Times New Roman" w:hAnsi="Times New Roman" w:cs="Times New Roman"/>
          <w:b/>
          <w:bCs/>
          <w:sz w:val="27"/>
          <w:szCs w:val="27"/>
          <w:lang w:eastAsia="nb-NO"/>
        </w:rPr>
        <w:t>aning</w:t>
      </w:r>
      <w:r w:rsidRPr="008C40CE">
        <w:rPr>
          <w:rFonts w:ascii="Times New Roman" w:eastAsia="Times New Roman" w:hAnsi="Times New Roman" w:cs="Times New Roman"/>
          <w:b/>
          <w:bCs/>
          <w:sz w:val="27"/>
          <w:szCs w:val="27"/>
          <w:lang w:eastAsia="nb-NO"/>
        </w:rPr>
        <w:t xml:space="preserve"> </w:t>
      </w:r>
      <w:r w:rsidR="009662CD" w:rsidRPr="008C40CE">
        <w:rPr>
          <w:rFonts w:ascii="Times New Roman" w:eastAsia="Times New Roman" w:hAnsi="Times New Roman" w:cs="Times New Roman"/>
          <w:b/>
          <w:bCs/>
          <w:sz w:val="27"/>
          <w:szCs w:val="27"/>
          <w:lang w:eastAsia="nb-NO"/>
        </w:rPr>
        <w:t>Control</w:t>
      </w: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xml:space="preserve">Styringsenhet inkluderer fjernkontroll, radiomottaker, </w:t>
      </w:r>
      <w:r w:rsidR="009662CD" w:rsidRPr="008C40CE">
        <w:rPr>
          <w:rFonts w:ascii="Times New Roman" w:eastAsia="Times New Roman" w:hAnsi="Times New Roman" w:cs="Times New Roman"/>
          <w:sz w:val="24"/>
          <w:szCs w:val="24"/>
          <w:lang w:eastAsia="nb-NO"/>
        </w:rPr>
        <w:t>wiki</w:t>
      </w:r>
      <w:r w:rsidRPr="008C40CE">
        <w:rPr>
          <w:rFonts w:ascii="Times New Roman" w:eastAsia="Times New Roman" w:hAnsi="Times New Roman" w:cs="Times New Roman"/>
          <w:sz w:val="24"/>
          <w:szCs w:val="24"/>
          <w:lang w:eastAsia="nb-NO"/>
        </w:rPr>
        <w:t xml:space="preserve"> modul og sol/</w:t>
      </w:r>
      <w:r w:rsidR="009662CD" w:rsidRPr="008C40CE">
        <w:rPr>
          <w:rFonts w:ascii="Times New Roman" w:eastAsia="Times New Roman" w:hAnsi="Times New Roman" w:cs="Times New Roman"/>
          <w:sz w:val="24"/>
          <w:szCs w:val="24"/>
          <w:lang w:eastAsia="nb-NO"/>
        </w:rPr>
        <w:t>vindsensor. Dette</w:t>
      </w:r>
      <w:r w:rsidRPr="008C40CE">
        <w:rPr>
          <w:rFonts w:ascii="Times New Roman" w:eastAsia="Times New Roman" w:hAnsi="Times New Roman" w:cs="Times New Roman"/>
          <w:sz w:val="24"/>
          <w:szCs w:val="24"/>
          <w:lang w:eastAsia="nb-NO"/>
        </w:rPr>
        <w:t xml:space="preserve"> er et styringssystem for 2 motoriserte solskjermingsprodukter og lys. Via appen kan du kjøre produktene inn og ut. Du kan også endre solfølsomheten og vindstyrken produktene skal reagere på. I tillegg kan du og legge inn hvor langt markisen skal gå ut eller vinklingen på persiennene.</w:t>
      </w:r>
    </w:p>
    <w:p w:rsidR="008C40CE" w:rsidRPr="008C40CE" w:rsidRDefault="008C40CE" w:rsidP="008C40CE">
      <w:pPr>
        <w:spacing w:before="100" w:beforeAutospacing="1" w:after="100" w:afterAutospacing="1" w:line="240" w:lineRule="auto"/>
        <w:rPr>
          <w:rFonts w:ascii="Times New Roman" w:eastAsia="Times New Roman" w:hAnsi="Times New Roman" w:cs="Times New Roman"/>
          <w:sz w:val="24"/>
          <w:szCs w:val="24"/>
          <w:lang w:eastAsia="nb-NO"/>
        </w:rPr>
      </w:pP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lang w:eastAsia="nb-NO"/>
        </w:rPr>
        <w:br/>
      </w:r>
    </w:p>
    <w:p w:rsidR="008C40CE" w:rsidRPr="008C40CE" w:rsidRDefault="008C40CE" w:rsidP="008C40CE">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8C40CE">
        <w:rPr>
          <w:rFonts w:ascii="Times New Roman" w:eastAsia="Times New Roman" w:hAnsi="Times New Roman" w:cs="Times New Roman"/>
          <w:b/>
          <w:bCs/>
          <w:sz w:val="27"/>
          <w:szCs w:val="27"/>
          <w:lang w:eastAsia="nb-NO"/>
        </w:rPr>
        <w:lastRenderedPageBreak/>
        <w:t>TaHoma</w:t>
      </w: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Ta kontroll over solskjermingen, lamper, Velux takvinduer, motorvarmeren, garasjeporten, mm., med din smarttelefon eller via internett</w:t>
      </w:r>
      <w:del w:id="1" w:author="Robert Tangen" w:date="2014-01-31T15:25:00Z">
        <w:r w:rsidRPr="008C40CE">
          <w:rPr>
            <w:rFonts w:ascii="Times New Roman" w:eastAsia="Times New Roman" w:hAnsi="Times New Roman" w:cs="Times New Roman"/>
            <w:sz w:val="24"/>
            <w:szCs w:val="24"/>
            <w:lang w:eastAsia="nb-NO"/>
          </w:rPr>
          <w:delText>,</w:delText>
        </w:r>
      </w:del>
      <w:r w:rsidRPr="008C40CE">
        <w:rPr>
          <w:rFonts w:ascii="Times New Roman" w:eastAsia="Times New Roman" w:hAnsi="Times New Roman" w:cs="Times New Roman"/>
          <w:sz w:val="24"/>
          <w:szCs w:val="24"/>
          <w:lang w:eastAsia="nb-NO"/>
        </w:rPr>
        <w:t> på jobben, på ferie, på bussen etc. Det kan programmeres opptil 100 scenarier for hva som skal skje når.  </w:t>
      </w:r>
      <w:r w:rsidRPr="008C40CE">
        <w:rPr>
          <w:rFonts w:ascii="Times New Roman" w:eastAsia="Times New Roman" w:hAnsi="Times New Roman" w:cs="Times New Roman"/>
          <w:sz w:val="24"/>
          <w:szCs w:val="24"/>
          <w:lang w:eastAsia="nb-NO"/>
        </w:rPr>
        <w:br/>
      </w:r>
      <w:r w:rsidRPr="008C40CE">
        <w:rPr>
          <w:rFonts w:ascii="Times New Roman" w:eastAsia="Times New Roman" w:hAnsi="Times New Roman" w:cs="Times New Roman"/>
          <w:sz w:val="24"/>
          <w:szCs w:val="24"/>
          <w:lang w:eastAsia="nb-NO"/>
        </w:rPr>
        <w:br/>
        <w:t>Det finnes to ulike trådløse styringsmetoder:  </w:t>
      </w:r>
      <w:r w:rsidRPr="008C40CE">
        <w:rPr>
          <w:rFonts w:ascii="Times New Roman" w:eastAsia="Times New Roman" w:hAnsi="Times New Roman" w:cs="Times New Roman"/>
          <w:sz w:val="24"/>
          <w:szCs w:val="24"/>
          <w:lang w:eastAsia="nb-NO"/>
        </w:rPr>
        <w:br/>
        <w:t xml:space="preserve">RTS - gir produktene ett signal som gjør at </w:t>
      </w:r>
      <w:r w:rsidR="009662CD" w:rsidRPr="008C40CE">
        <w:rPr>
          <w:rFonts w:ascii="Times New Roman" w:eastAsia="Times New Roman" w:hAnsi="Times New Roman" w:cs="Times New Roman"/>
          <w:sz w:val="24"/>
          <w:szCs w:val="24"/>
          <w:lang w:eastAsia="nb-NO"/>
        </w:rPr>
        <w:t>f.eks.</w:t>
      </w:r>
      <w:r w:rsidRPr="008C40CE">
        <w:rPr>
          <w:rFonts w:ascii="Times New Roman" w:eastAsia="Times New Roman" w:hAnsi="Times New Roman" w:cs="Times New Roman"/>
          <w:sz w:val="24"/>
          <w:szCs w:val="24"/>
          <w:lang w:eastAsia="nb-NO"/>
        </w:rPr>
        <w:t xml:space="preserve"> markisen går inn (eller ut). RTS "vet" ikke om produktet er ute eller inne.</w:t>
      </w:r>
      <w:r w:rsidRPr="008C40CE">
        <w:rPr>
          <w:rFonts w:ascii="Times New Roman" w:eastAsia="Times New Roman" w:hAnsi="Times New Roman" w:cs="Times New Roman"/>
          <w:sz w:val="24"/>
          <w:szCs w:val="24"/>
          <w:lang w:eastAsia="nb-NO"/>
        </w:rPr>
        <w:br/>
        <w:t xml:space="preserve">Io - vet om </w:t>
      </w:r>
      <w:r w:rsidR="009662CD" w:rsidRPr="008C40CE">
        <w:rPr>
          <w:rFonts w:ascii="Times New Roman" w:eastAsia="Times New Roman" w:hAnsi="Times New Roman" w:cs="Times New Roman"/>
          <w:sz w:val="24"/>
          <w:szCs w:val="24"/>
          <w:lang w:eastAsia="nb-NO"/>
        </w:rPr>
        <w:t>f.eks.</w:t>
      </w:r>
      <w:r w:rsidRPr="008C40CE">
        <w:rPr>
          <w:rFonts w:ascii="Times New Roman" w:eastAsia="Times New Roman" w:hAnsi="Times New Roman" w:cs="Times New Roman"/>
          <w:sz w:val="24"/>
          <w:szCs w:val="24"/>
          <w:lang w:eastAsia="nb-NO"/>
        </w:rPr>
        <w:t xml:space="preserve"> markisen er ute eller inne, eller bare et stykke ute. Dette gir en helt annen kontroll på alle produkter som er tilkoblet vi io. Du kan da </w:t>
      </w:r>
      <w:r w:rsidR="009662CD" w:rsidRPr="008C40CE">
        <w:rPr>
          <w:rFonts w:ascii="Times New Roman" w:eastAsia="Times New Roman" w:hAnsi="Times New Roman" w:cs="Times New Roman"/>
          <w:sz w:val="24"/>
          <w:szCs w:val="24"/>
          <w:lang w:eastAsia="nb-NO"/>
        </w:rPr>
        <w:t>f.eks.</w:t>
      </w:r>
      <w:r w:rsidRPr="008C40CE">
        <w:rPr>
          <w:rFonts w:ascii="Times New Roman" w:eastAsia="Times New Roman" w:hAnsi="Times New Roman" w:cs="Times New Roman"/>
          <w:sz w:val="24"/>
          <w:szCs w:val="24"/>
          <w:lang w:eastAsia="nb-NO"/>
        </w:rPr>
        <w:t xml:space="preserve"> se om garasjeporten er lukket. Med io kan du også legge inn varsler som </w:t>
      </w:r>
      <w:r w:rsidR="009662CD" w:rsidRPr="008C40CE">
        <w:rPr>
          <w:rFonts w:ascii="Times New Roman" w:eastAsia="Times New Roman" w:hAnsi="Times New Roman" w:cs="Times New Roman"/>
          <w:sz w:val="24"/>
          <w:szCs w:val="24"/>
          <w:lang w:eastAsia="nb-NO"/>
        </w:rPr>
        <w:t>f.eks.</w:t>
      </w:r>
      <w:r w:rsidRPr="008C40CE">
        <w:rPr>
          <w:rFonts w:ascii="Times New Roman" w:eastAsia="Times New Roman" w:hAnsi="Times New Roman" w:cs="Times New Roman"/>
          <w:sz w:val="24"/>
          <w:szCs w:val="24"/>
          <w:lang w:eastAsia="nb-NO"/>
        </w:rPr>
        <w:t xml:space="preserve"> "alarm" om garasjeporten står åpen etter kl 22. Et scenario kan være at kl 7 om morgenen på en hverdag går de innvendige rullegardinene opp, lyset inne slår seg på, lyset ute slår seg av, etc., etc. </w:t>
      </w:r>
      <w:r w:rsidRPr="008C40CE">
        <w:rPr>
          <w:rFonts w:ascii="Times New Roman" w:eastAsia="Times New Roman" w:hAnsi="Times New Roman" w:cs="Times New Roman"/>
          <w:sz w:val="24"/>
          <w:szCs w:val="24"/>
          <w:lang w:eastAsia="nb-NO"/>
        </w:rPr>
        <w:br/>
        <w:t> </w:t>
      </w:r>
      <w:r w:rsidRPr="008C40CE">
        <w:rPr>
          <w:rFonts w:ascii="Times New Roman" w:eastAsia="Times New Roman" w:hAnsi="Times New Roman" w:cs="Times New Roman"/>
          <w:sz w:val="24"/>
          <w:szCs w:val="24"/>
          <w:lang w:eastAsia="nb-NO"/>
        </w:rPr>
        <w:br/>
        <w:t> </w:t>
      </w:r>
    </w:p>
    <w:p w:rsidR="008C40CE" w:rsidRPr="008C40CE" w:rsidRDefault="008C40CE" w:rsidP="008C40CE">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p>
    <w:p w:rsidR="008C40CE" w:rsidRPr="008C40CE" w:rsidRDefault="008C40CE" w:rsidP="008C40CE">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8C40CE">
        <w:rPr>
          <w:rFonts w:ascii="Times New Roman" w:eastAsia="Times New Roman" w:hAnsi="Times New Roman" w:cs="Times New Roman"/>
          <w:b/>
          <w:bCs/>
          <w:sz w:val="27"/>
          <w:szCs w:val="27"/>
          <w:lang w:eastAsia="nb-NO"/>
        </w:rPr>
        <w:t>TaHoma boks</w:t>
      </w: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Kan lese både RTS og io. </w:t>
      </w:r>
      <w:r w:rsidRPr="008C40CE">
        <w:rPr>
          <w:rFonts w:ascii="Times New Roman" w:eastAsia="Times New Roman" w:hAnsi="Times New Roman" w:cs="Times New Roman"/>
          <w:sz w:val="24"/>
          <w:szCs w:val="24"/>
          <w:lang w:eastAsia="nb-NO"/>
        </w:rPr>
        <w:br/>
      </w:r>
      <w:r w:rsidRPr="008C40CE">
        <w:rPr>
          <w:rFonts w:ascii="Times New Roman" w:eastAsia="Times New Roman" w:hAnsi="Times New Roman" w:cs="Times New Roman"/>
          <w:sz w:val="24"/>
          <w:szCs w:val="24"/>
          <w:lang w:eastAsia="nb-NO"/>
        </w:rPr>
        <w:br/>
        <w:t xml:space="preserve">                                 </w:t>
      </w: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noProof/>
          <w:color w:val="0000FF"/>
          <w:sz w:val="24"/>
          <w:szCs w:val="24"/>
          <w:lang w:eastAsia="nb-NO"/>
        </w:rPr>
        <w:drawing>
          <wp:inline distT="0" distB="0" distL="0" distR="0" wp14:anchorId="0A9E6B3E" wp14:editId="477FC5D4">
            <wp:extent cx="203200" cy="190500"/>
            <wp:effectExtent l="0" t="0" r="6350" b="0"/>
            <wp:docPr id="85" name="Bilde 85" descr="Skriv ut">
              <a:hlinkClick xmlns:a="http://schemas.openxmlformats.org/drawingml/2006/main" r:id="rId17" tgtFrame="&quot;_no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kriv ut">
                      <a:hlinkClick r:id="rId17" tgtFrame="&quot;_none&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200" cy="190500"/>
                    </a:xfrm>
                    <a:prstGeom prst="rect">
                      <a:avLst/>
                    </a:prstGeom>
                    <a:noFill/>
                    <a:ln>
                      <a:noFill/>
                    </a:ln>
                  </pic:spPr>
                </pic:pic>
              </a:graphicData>
            </a:graphic>
          </wp:inline>
        </w:drawing>
      </w: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noProof/>
          <w:color w:val="0000FF"/>
          <w:sz w:val="24"/>
          <w:szCs w:val="24"/>
          <w:lang w:eastAsia="nb-NO"/>
        </w:rPr>
        <w:drawing>
          <wp:inline distT="0" distB="0" distL="0" distR="0" wp14:anchorId="7A84DDD2" wp14:editId="084015ED">
            <wp:extent cx="190500" cy="190500"/>
            <wp:effectExtent l="0" t="0" r="0" b="0"/>
            <wp:docPr id="86" name="Bilde 86" descr="Tips en venn">
              <a:hlinkClick xmlns:a="http://schemas.openxmlformats.org/drawingml/2006/main" r:id="rId19" tooltip="&quot;Tips en ve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ips en venn">
                      <a:hlinkClick r:id="rId19" tooltip="&quot;Tips en venn&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noProof/>
          <w:color w:val="0000FF"/>
          <w:sz w:val="24"/>
          <w:szCs w:val="24"/>
          <w:lang w:eastAsia="nb-NO"/>
        </w:rPr>
        <w:drawing>
          <wp:inline distT="0" distB="0" distL="0" distR="0" wp14:anchorId="563EB940" wp14:editId="45603C52">
            <wp:extent cx="171450" cy="190500"/>
            <wp:effectExtent l="0" t="0" r="0" b="0"/>
            <wp:docPr id="87" name="Bilde 87" descr="Legg til i favoritter">
              <a:hlinkClick xmlns:a="http://schemas.openxmlformats.org/drawingml/2006/main" r:id="rId21" tooltip="&quot;Legg til i favorit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egg til i favoritter">
                      <a:hlinkClick r:id="rId21" tooltip="&quot;Legg til i favoritter&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p>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p>
    <w:p w:rsidR="00A31933" w:rsidRDefault="008C40CE" w:rsidP="00651A32">
      <w:pPr>
        <w:spacing w:before="100" w:beforeAutospacing="1" w:after="100" w:afterAutospacing="1" w:line="240" w:lineRule="auto"/>
        <w:rPr>
          <w:rFonts w:ascii="Times New Roman" w:eastAsia="Times New Roman" w:hAnsi="Times New Roman" w:cs="Times New Roman"/>
          <w:sz w:val="56"/>
          <w:szCs w:val="56"/>
          <w:lang w:eastAsia="nb-NO"/>
        </w:rPr>
      </w:pPr>
      <w:r>
        <w:rPr>
          <w:rFonts w:ascii="Times New Roman" w:eastAsia="Times New Roman" w:hAnsi="Times New Roman" w:cs="Times New Roman"/>
          <w:sz w:val="56"/>
          <w:szCs w:val="56"/>
          <w:lang w:eastAsia="nb-NO"/>
        </w:rPr>
        <w:t>Vedlikehold</w:t>
      </w:r>
    </w:p>
    <w:p w:rsidR="008C40CE" w:rsidRDefault="008C40CE" w:rsidP="00651A32">
      <w:pPr>
        <w:spacing w:before="100" w:beforeAutospacing="1" w:after="100" w:afterAutospacing="1" w:line="240" w:lineRule="auto"/>
        <w:rPr>
          <w:rFonts w:ascii="Times New Roman" w:eastAsia="Times New Roman" w:hAnsi="Times New Roman" w:cs="Times New Roman"/>
          <w:sz w:val="56"/>
          <w:szCs w:val="56"/>
          <w:lang w:eastAsia="nb-NO"/>
        </w:rPr>
      </w:pPr>
    </w:p>
    <w:p w:rsidR="008C40CE" w:rsidRPr="008C40CE" w:rsidRDefault="008C40CE" w:rsidP="008C40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8C40CE">
        <w:rPr>
          <w:rFonts w:ascii="Times New Roman" w:eastAsia="Times New Roman" w:hAnsi="Times New Roman" w:cs="Times New Roman"/>
          <w:b/>
          <w:bCs/>
          <w:kern w:val="36"/>
          <w:sz w:val="48"/>
          <w:szCs w:val="48"/>
          <w:lang w:eastAsia="nb-NO"/>
        </w:rPr>
        <w:t>Bytte av snor på vindusmarkise</w:t>
      </w:r>
    </w:p>
    <w:p w:rsidR="008C40CE" w:rsidRPr="008C40CE" w:rsidRDefault="008C40CE" w:rsidP="008C40CE">
      <w:pPr>
        <w:spacing w:before="100" w:beforeAutospacing="1" w:after="100" w:afterAutospacing="1" w:line="240" w:lineRule="auto"/>
        <w:outlineLvl w:val="2"/>
        <w:rPr>
          <w:rFonts w:ascii="Times New Roman" w:eastAsia="Times New Roman" w:hAnsi="Times New Roman" w:cs="Times New Roman"/>
          <w:b/>
          <w:bCs/>
          <w:sz w:val="27"/>
          <w:szCs w:val="27"/>
          <w:lang w:eastAsia="nb-NO"/>
        </w:rPr>
      </w:pPr>
      <w:r w:rsidRPr="008C40CE">
        <w:rPr>
          <w:rFonts w:ascii="Times New Roman" w:eastAsia="Times New Roman" w:hAnsi="Times New Roman" w:cs="Times New Roman"/>
          <w:b/>
          <w:bCs/>
          <w:sz w:val="27"/>
          <w:szCs w:val="27"/>
          <w:lang w:eastAsia="nb-NO"/>
        </w:rPr>
        <w:t>Veiledning:</w:t>
      </w:r>
    </w:p>
    <w:p w:rsidR="008C40CE" w:rsidRPr="008C40CE" w:rsidRDefault="008C40CE" w:rsidP="008C40CE">
      <w:pPr>
        <w:numPr>
          <w:ilvl w:val="0"/>
          <w:numId w:val="46"/>
        </w:num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xml:space="preserve">Sørg for at spennet i markisearmene er slapt, ellers kan du få deg en overraskelse. </w:t>
      </w:r>
      <w:r w:rsidRPr="008C40CE">
        <w:rPr>
          <w:rFonts w:ascii="Times New Roman" w:eastAsia="Times New Roman" w:hAnsi="Times New Roman" w:cs="Times New Roman"/>
          <w:sz w:val="24"/>
          <w:szCs w:val="24"/>
          <w:lang w:eastAsia="nb-NO"/>
        </w:rPr>
        <w:br/>
        <w:t>Duken skal være sluppet helt ut.</w:t>
      </w:r>
    </w:p>
    <w:p w:rsidR="008C40CE" w:rsidRPr="008C40CE" w:rsidRDefault="008C40CE" w:rsidP="008C40CE">
      <w:pPr>
        <w:numPr>
          <w:ilvl w:val="0"/>
          <w:numId w:val="46"/>
        </w:num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3"/>
          <w:szCs w:val="23"/>
          <w:lang w:eastAsia="nb-NO"/>
        </w:rPr>
        <w:t>Skru av sidedekselet på markisekassetten på den siden snoren går. Når dette er gjort er hele dukrøret løst. </w:t>
      </w:r>
    </w:p>
    <w:p w:rsidR="008C40CE" w:rsidRPr="008C40CE" w:rsidRDefault="008C40CE" w:rsidP="008C40CE">
      <w:pPr>
        <w:numPr>
          <w:ilvl w:val="0"/>
          <w:numId w:val="46"/>
        </w:num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3"/>
          <w:szCs w:val="23"/>
          <w:lang w:eastAsia="nb-NO"/>
        </w:rPr>
        <w:t>Snorspolen i enden av dukrøret kommer til syne, dra denne ut av dukrøret.</w:t>
      </w:r>
    </w:p>
    <w:p w:rsidR="008C40CE" w:rsidRPr="008C40CE" w:rsidRDefault="008C40CE" w:rsidP="008C40CE">
      <w:pPr>
        <w:numPr>
          <w:ilvl w:val="0"/>
          <w:numId w:val="46"/>
        </w:num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3"/>
          <w:szCs w:val="23"/>
          <w:lang w:eastAsia="nb-NO"/>
        </w:rPr>
        <w:t xml:space="preserve">Nå kan du fjerne restene av den gamle snoren og knyte på en ny. Den nye snoren bør være 3,5mm markisesnor i ca. tre meters lengde. Sørg for å vikle snoren ca. 10 ganger rundt </w:t>
      </w:r>
      <w:r w:rsidRPr="008C40CE">
        <w:rPr>
          <w:rFonts w:ascii="Times New Roman" w:eastAsia="Times New Roman" w:hAnsi="Times New Roman" w:cs="Times New Roman"/>
          <w:sz w:val="23"/>
          <w:szCs w:val="23"/>
          <w:lang w:eastAsia="nb-NO"/>
        </w:rPr>
        <w:lastRenderedPageBreak/>
        <w:t>spolen (mot dukens rulleretning). Husk at snoren også må gjennom hullet i markisekassetten.</w:t>
      </w:r>
    </w:p>
    <w:p w:rsidR="008C40CE" w:rsidRPr="008C40CE" w:rsidRDefault="008C40CE" w:rsidP="008C40CE">
      <w:pPr>
        <w:numPr>
          <w:ilvl w:val="0"/>
          <w:numId w:val="46"/>
        </w:num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3"/>
          <w:szCs w:val="23"/>
          <w:lang w:eastAsia="nb-NO"/>
        </w:rPr>
        <w:t>Sett spolen tilbake på plass, og fest sidedeksel.</w:t>
      </w:r>
    </w:p>
    <w:p w:rsidR="008C40CE" w:rsidRPr="008C40CE" w:rsidRDefault="008C40CE" w:rsidP="008C40CE">
      <w:pPr>
        <w:numPr>
          <w:ilvl w:val="0"/>
          <w:numId w:val="46"/>
        </w:num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3"/>
          <w:szCs w:val="23"/>
          <w:lang w:eastAsia="nb-NO"/>
        </w:rPr>
        <w:t>Bruk en ståltråd eller lignende til å føre snoren inn gjennom hullet i veggen, nå kan du gå inn og dra snoren til deg.</w:t>
      </w:r>
    </w:p>
    <w:p w:rsidR="008C40CE" w:rsidRPr="008C40CE" w:rsidRDefault="008C40CE" w:rsidP="008C40CE">
      <w:pPr>
        <w:numPr>
          <w:ilvl w:val="0"/>
          <w:numId w:val="46"/>
        </w:num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3"/>
          <w:szCs w:val="23"/>
          <w:lang w:eastAsia="nb-NO"/>
        </w:rPr>
        <w:t>Kutt snoren i passende lengde når markisen er sluppet helt ut og knyt på en snorklokke slik at snoren ikke kan forsvinne ut gjennom hullet igjen. </w:t>
      </w:r>
    </w:p>
    <w:p w:rsidR="008C40CE" w:rsidRPr="008C40CE" w:rsidRDefault="008C40CE" w:rsidP="008C40CE">
      <w:pPr>
        <w:numPr>
          <w:ilvl w:val="0"/>
          <w:numId w:val="46"/>
        </w:num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3"/>
          <w:szCs w:val="23"/>
          <w:lang w:eastAsia="nb-NO"/>
        </w:rPr>
        <w:t xml:space="preserve">Om markisen ikke lar seg dra opp/om snoren virker "låst", har du viklet snoren feil vei på </w:t>
      </w:r>
      <w:r w:rsidR="009662CD" w:rsidRPr="008C40CE">
        <w:rPr>
          <w:rFonts w:ascii="Times New Roman" w:eastAsia="Times New Roman" w:hAnsi="Times New Roman" w:cs="Times New Roman"/>
          <w:sz w:val="23"/>
          <w:szCs w:val="23"/>
          <w:lang w:eastAsia="nb-NO"/>
        </w:rPr>
        <w:t>spolen. Ta</w:t>
      </w:r>
      <w:r w:rsidRPr="008C40CE">
        <w:rPr>
          <w:rFonts w:ascii="Times New Roman" w:eastAsia="Times New Roman" w:hAnsi="Times New Roman" w:cs="Times New Roman"/>
          <w:sz w:val="23"/>
          <w:szCs w:val="23"/>
          <w:lang w:eastAsia="nb-NO"/>
        </w:rPr>
        <w:t xml:space="preserve"> i så fall spolen ut igjen og vikle snoren opp på spolen motsatt vei. </w:t>
      </w:r>
    </w:p>
    <w:tbl>
      <w:tblPr>
        <w:tblW w:w="5000" w:type="pct"/>
        <w:tblCellSpacing w:w="0" w:type="dxa"/>
        <w:tblCellMar>
          <w:left w:w="0" w:type="dxa"/>
          <w:right w:w="0" w:type="dxa"/>
        </w:tblCellMar>
        <w:tblLook w:val="04A0" w:firstRow="1" w:lastRow="0" w:firstColumn="1" w:lastColumn="0" w:noHBand="0" w:noVBand="1"/>
      </w:tblPr>
      <w:tblGrid>
        <w:gridCol w:w="9072"/>
      </w:tblGrid>
      <w:tr w:rsidR="008C40CE" w:rsidRPr="008C40CE" w:rsidTr="008C40CE">
        <w:trPr>
          <w:tblCellSpacing w:w="0" w:type="dxa"/>
        </w:trPr>
        <w:tc>
          <w:tcPr>
            <w:tcW w:w="0" w:type="auto"/>
            <w:tcMar>
              <w:top w:w="0" w:type="dxa"/>
              <w:left w:w="0" w:type="dxa"/>
              <w:bottom w:w="75" w:type="dxa"/>
              <w:right w:w="0" w:type="dxa"/>
            </w:tcMar>
            <w:hideMark/>
          </w:tcPr>
          <w:p w:rsidR="008C40CE" w:rsidRDefault="008C40CE" w:rsidP="008C40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p>
          <w:p w:rsidR="008C40CE" w:rsidRDefault="008C40CE" w:rsidP="008C40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Pr>
                <w:rFonts w:ascii="Times New Roman" w:eastAsia="Times New Roman" w:hAnsi="Times New Roman" w:cs="Times New Roman"/>
                <w:b/>
                <w:bCs/>
                <w:kern w:val="36"/>
                <w:sz w:val="48"/>
                <w:szCs w:val="48"/>
                <w:lang w:eastAsia="nb-NO"/>
              </w:rPr>
              <w:t xml:space="preserve">PS. </w:t>
            </w:r>
          </w:p>
          <w:p w:rsidR="008C40CE" w:rsidRDefault="008C40CE" w:rsidP="008C40CE">
            <w:pPr>
              <w:spacing w:before="100" w:beforeAutospacing="1" w:after="100" w:afterAutospacing="1" w:line="240" w:lineRule="auto"/>
              <w:outlineLvl w:val="0"/>
              <w:rPr>
                <w:rFonts w:ascii="Times New Roman" w:eastAsia="Times New Roman" w:hAnsi="Times New Roman" w:cs="Times New Roman"/>
                <w:b/>
                <w:bCs/>
                <w:color w:val="FF0000"/>
                <w:kern w:val="36"/>
                <w:sz w:val="32"/>
                <w:szCs w:val="32"/>
                <w:lang w:eastAsia="nb-NO"/>
              </w:rPr>
            </w:pPr>
            <w:r w:rsidRPr="008C40CE">
              <w:rPr>
                <w:rFonts w:ascii="Times New Roman" w:eastAsia="Times New Roman" w:hAnsi="Times New Roman" w:cs="Times New Roman"/>
                <w:b/>
                <w:bCs/>
                <w:color w:val="FF0000"/>
                <w:kern w:val="36"/>
                <w:sz w:val="32"/>
                <w:szCs w:val="32"/>
                <w:lang w:eastAsia="nb-NO"/>
              </w:rPr>
              <w:t>Denne er viktig kan du få laget denne slik at de kan gå inn og bestille service og vedlikehold</w:t>
            </w:r>
            <w:r>
              <w:rPr>
                <w:rFonts w:ascii="Times New Roman" w:eastAsia="Times New Roman" w:hAnsi="Times New Roman" w:cs="Times New Roman"/>
                <w:b/>
                <w:bCs/>
                <w:color w:val="FF0000"/>
                <w:kern w:val="36"/>
                <w:sz w:val="32"/>
                <w:szCs w:val="32"/>
                <w:lang w:eastAsia="nb-NO"/>
              </w:rPr>
              <w:t xml:space="preserve"> direkte til oss?</w:t>
            </w:r>
          </w:p>
          <w:p w:rsidR="008C40CE" w:rsidRPr="008C40CE" w:rsidRDefault="008C40CE" w:rsidP="008C40CE">
            <w:pPr>
              <w:spacing w:before="100" w:beforeAutospacing="1" w:after="100" w:afterAutospacing="1" w:line="240" w:lineRule="auto"/>
              <w:outlineLvl w:val="0"/>
              <w:rPr>
                <w:rFonts w:ascii="Times New Roman" w:eastAsia="Times New Roman" w:hAnsi="Times New Roman" w:cs="Times New Roman"/>
                <w:b/>
                <w:bCs/>
                <w:color w:val="FF0000"/>
                <w:kern w:val="36"/>
                <w:sz w:val="32"/>
                <w:szCs w:val="32"/>
                <w:lang w:eastAsia="nb-NO"/>
              </w:rPr>
            </w:pPr>
            <w:r>
              <w:rPr>
                <w:rFonts w:ascii="Times New Roman" w:eastAsia="Times New Roman" w:hAnsi="Times New Roman" w:cs="Times New Roman"/>
                <w:b/>
                <w:bCs/>
                <w:color w:val="FF0000"/>
                <w:kern w:val="36"/>
                <w:sz w:val="32"/>
                <w:szCs w:val="32"/>
                <w:lang w:eastAsia="nb-NO"/>
              </w:rPr>
              <w:t>Det hadde vårt perfekt</w:t>
            </w:r>
            <w:r w:rsidRPr="008C40CE">
              <w:rPr>
                <w:rFonts w:ascii="Times New Roman" w:eastAsia="Times New Roman" w:hAnsi="Times New Roman" w:cs="Times New Roman"/>
                <w:b/>
                <w:bCs/>
                <w:color w:val="FF0000"/>
                <w:kern w:val="36"/>
                <w:sz w:val="32"/>
                <w:szCs w:val="32"/>
                <w:lang w:eastAsia="nb-NO"/>
              </w:rPr>
              <w:sym w:font="Wingdings" w:char="F04A"/>
            </w:r>
            <w:r w:rsidRPr="008C40CE">
              <w:rPr>
                <w:rFonts w:ascii="Times New Roman" w:eastAsia="Times New Roman" w:hAnsi="Times New Roman" w:cs="Times New Roman"/>
                <w:b/>
                <w:bCs/>
                <w:color w:val="FF0000"/>
                <w:kern w:val="36"/>
                <w:sz w:val="32"/>
                <w:szCs w:val="32"/>
                <w:lang w:eastAsia="nb-NO"/>
              </w:rPr>
              <w:t xml:space="preserve"> </w:t>
            </w:r>
          </w:p>
          <w:p w:rsidR="008C40CE" w:rsidRPr="008C40CE" w:rsidRDefault="008C40CE" w:rsidP="008C40CE">
            <w:pPr>
              <w:spacing w:before="100" w:beforeAutospacing="1" w:after="100" w:afterAutospacing="1" w:line="240" w:lineRule="auto"/>
              <w:outlineLvl w:val="0"/>
              <w:rPr>
                <w:rFonts w:ascii="Times New Roman" w:eastAsia="Times New Roman" w:hAnsi="Times New Roman" w:cs="Times New Roman"/>
                <w:b/>
                <w:bCs/>
                <w:kern w:val="36"/>
                <w:sz w:val="48"/>
                <w:szCs w:val="48"/>
                <w:lang w:eastAsia="nb-NO"/>
              </w:rPr>
            </w:pPr>
            <w:r w:rsidRPr="008C40CE">
              <w:rPr>
                <w:rFonts w:ascii="Times New Roman" w:eastAsia="Times New Roman" w:hAnsi="Times New Roman" w:cs="Times New Roman"/>
                <w:b/>
                <w:bCs/>
                <w:kern w:val="36"/>
                <w:sz w:val="48"/>
                <w:szCs w:val="48"/>
                <w:lang w:eastAsia="nb-NO"/>
              </w:rPr>
              <w:t xml:space="preserve">Vedlikehold av solskjerming </w:t>
            </w:r>
          </w:p>
        </w:tc>
      </w:tr>
      <w:tr w:rsidR="008C40CE" w:rsidRPr="008C40CE" w:rsidTr="008C40CE">
        <w:trPr>
          <w:trHeight w:val="190"/>
          <w:tblCellSpacing w:w="0" w:type="dxa"/>
        </w:trPr>
        <w:tc>
          <w:tcPr>
            <w:tcW w:w="0" w:type="auto"/>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noProof/>
                <w:sz w:val="24"/>
                <w:szCs w:val="24"/>
                <w:lang w:eastAsia="nb-NO"/>
              </w:rPr>
              <w:drawing>
                <wp:inline distT="0" distB="0" distL="0" distR="0" wp14:anchorId="11212377" wp14:editId="6617A371">
                  <wp:extent cx="6350" cy="184150"/>
                  <wp:effectExtent l="0" t="0" r="0" b="0"/>
                  <wp:docPr id="88" name="Bilde 88" descr="http://www.vental.no/media/trans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vental.no/media/transbg.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 cy="184150"/>
                          </a:xfrm>
                          <a:prstGeom prst="rect">
                            <a:avLst/>
                          </a:prstGeom>
                          <a:noFill/>
                          <a:ln>
                            <a:noFill/>
                          </a:ln>
                        </pic:spPr>
                      </pic:pic>
                    </a:graphicData>
                  </a:graphic>
                </wp:inline>
              </w:drawing>
            </w:r>
          </w:p>
        </w:tc>
      </w:tr>
      <w:tr w:rsidR="008C40CE" w:rsidRPr="008C40CE" w:rsidTr="008C40CE">
        <w:trPr>
          <w:tblCellSpacing w:w="0" w:type="dxa"/>
        </w:trPr>
        <w:tc>
          <w:tcPr>
            <w:tcW w:w="0" w:type="auto"/>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9072"/>
            </w:tblGrid>
            <w:tr w:rsidR="008C40CE" w:rsidRPr="008C40CE">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9042"/>
                  </w:tblGrid>
                  <w:tr w:rsidR="008C40CE" w:rsidRPr="008C40CE">
                    <w:trPr>
                      <w:tblCellSpacing w:w="0" w:type="dxa"/>
                    </w:trPr>
                    <w:tc>
                      <w:tcPr>
                        <w:tcW w:w="5000" w:type="pct"/>
                        <w:tcMar>
                          <w:top w:w="0" w:type="dxa"/>
                          <w:left w:w="0" w:type="dxa"/>
                          <w:bottom w:w="0" w:type="dxa"/>
                          <w:right w:w="150" w:type="dxa"/>
                        </w:tcMar>
                        <w:hideMark/>
                      </w:tcPr>
                      <w:p w:rsidR="008C40CE" w:rsidRPr="008C40CE" w:rsidRDefault="008C40CE" w:rsidP="008C40CE">
                        <w:p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noProof/>
                            <w:sz w:val="24"/>
                            <w:szCs w:val="24"/>
                            <w:lang w:eastAsia="nb-NO"/>
                          </w:rPr>
                          <w:drawing>
                            <wp:inline distT="0" distB="0" distL="0" distR="0" wp14:anchorId="3F5A5822" wp14:editId="24703C49">
                              <wp:extent cx="5162550" cy="1416050"/>
                              <wp:effectExtent l="0" t="0" r="0" b="0"/>
                              <wp:docPr id="89" name="Bilde 89" descr="http://www.vental.no/images/Marketing/3-4%20Service/Bilder/Vedlik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vental.no/images/Marketing/3-4%20Service/Bilder/Vedlike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2550" cy="1416050"/>
                                      </a:xfrm>
                                      <a:prstGeom prst="rect">
                                        <a:avLst/>
                                      </a:prstGeom>
                                      <a:noFill/>
                                      <a:ln>
                                        <a:noFill/>
                                      </a:ln>
                                    </pic:spPr>
                                  </pic:pic>
                                </a:graphicData>
                              </a:graphic>
                            </wp:inline>
                          </w:drawing>
                        </w:r>
                      </w:p>
                      <w:p w:rsidR="008C40CE" w:rsidRPr="008C40CE" w:rsidRDefault="008C40CE" w:rsidP="008C40CE">
                        <w:p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p>
                      <w:p w:rsidR="008C40CE" w:rsidRPr="008C40CE" w:rsidRDefault="008C40CE" w:rsidP="008C40CE">
                        <w:p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p>
                      <w:p w:rsidR="008C40CE" w:rsidRPr="008C40CE" w:rsidRDefault="008C40CE" w:rsidP="008C40CE">
                        <w:pPr>
                          <w:spacing w:before="100" w:beforeAutospacing="1" w:after="24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xml:space="preserve">Der er god økonomi i å gjøre gjennomføre regelmessig vedlikehold av solskjermingen. Vi anbefaler at det </w:t>
                        </w:r>
                        <w:r w:rsidR="009662CD" w:rsidRPr="008C40CE">
                          <w:rPr>
                            <w:rFonts w:ascii="Times New Roman" w:eastAsia="Times New Roman" w:hAnsi="Times New Roman" w:cs="Times New Roman"/>
                            <w:sz w:val="24"/>
                            <w:szCs w:val="24"/>
                            <w:lang w:eastAsia="nb-NO"/>
                          </w:rPr>
                          <w:t>inngås</w:t>
                        </w:r>
                        <w:r w:rsidRPr="008C40CE">
                          <w:rPr>
                            <w:rFonts w:ascii="Times New Roman" w:eastAsia="Times New Roman" w:hAnsi="Times New Roman" w:cs="Times New Roman"/>
                            <w:sz w:val="24"/>
                            <w:szCs w:val="24"/>
                            <w:lang w:eastAsia="nb-NO"/>
                          </w:rPr>
                          <w:t xml:space="preserve"> en vedlikeholdsavtale som regulerer hyppigheten på gjennomgangene og hvor mye penger det vil koste.</w:t>
                        </w:r>
                        <w:r w:rsidRPr="008C40CE">
                          <w:rPr>
                            <w:rFonts w:ascii="Times New Roman" w:eastAsia="Times New Roman" w:hAnsi="Times New Roman" w:cs="Times New Roman"/>
                            <w:sz w:val="24"/>
                            <w:szCs w:val="24"/>
                            <w:lang w:eastAsia="nb-NO"/>
                          </w:rPr>
                          <w:br/>
                        </w:r>
                        <w:r w:rsidRPr="008C40CE">
                          <w:rPr>
                            <w:rFonts w:ascii="Times New Roman" w:eastAsia="Times New Roman" w:hAnsi="Times New Roman" w:cs="Times New Roman"/>
                            <w:sz w:val="24"/>
                            <w:szCs w:val="24"/>
                            <w:lang w:eastAsia="nb-NO"/>
                          </w:rPr>
                          <w:br/>
                        </w:r>
                        <w:r w:rsidRPr="008C40CE">
                          <w:rPr>
                            <w:rFonts w:ascii="Times New Roman" w:eastAsia="Times New Roman" w:hAnsi="Times New Roman" w:cs="Times New Roman"/>
                            <w:b/>
                            <w:bCs/>
                            <w:sz w:val="18"/>
                            <w:szCs w:val="18"/>
                            <w:lang w:eastAsia="nb-NO"/>
                          </w:rPr>
                          <w:t xml:space="preserve">Hva går en vedlikeholdsavtale ut på? </w:t>
                        </w:r>
                        <w:r w:rsidRPr="008C40CE">
                          <w:rPr>
                            <w:rFonts w:ascii="Times New Roman" w:eastAsia="Times New Roman" w:hAnsi="Times New Roman" w:cs="Times New Roman"/>
                            <w:b/>
                            <w:bCs/>
                            <w:sz w:val="18"/>
                            <w:szCs w:val="18"/>
                            <w:lang w:eastAsia="nb-NO"/>
                          </w:rPr>
                          <w:br/>
                        </w:r>
                        <w:r w:rsidRPr="008C40CE">
                          <w:rPr>
                            <w:rFonts w:ascii="Times New Roman" w:eastAsia="Times New Roman" w:hAnsi="Times New Roman" w:cs="Times New Roman"/>
                            <w:sz w:val="24"/>
                            <w:szCs w:val="24"/>
                            <w:lang w:eastAsia="nb-NO"/>
                          </w:rPr>
                          <w:br/>
                          <w:t xml:space="preserve">Utvendig solavskjerming blir konstant utsatt for kraftige påvirkning fra vær og vind. Det vil derfor være god økonomi å foreta regelmessig kontroll, sik at større skader på solavskjermingen unngås. Ved en fast avtale slipper man å huske på å bestille vedlikehold regelmessig og man sikrer at små problemer eller skader ikke utvikler seg til å bli store og dyre </w:t>
                        </w:r>
                        <w:r w:rsidR="009662CD" w:rsidRPr="008C40CE">
                          <w:rPr>
                            <w:rFonts w:ascii="Times New Roman" w:eastAsia="Times New Roman" w:hAnsi="Times New Roman" w:cs="Times New Roman"/>
                            <w:sz w:val="24"/>
                            <w:szCs w:val="24"/>
                            <w:lang w:eastAsia="nb-NO"/>
                          </w:rPr>
                          <w:t>reparasjoner</w:t>
                        </w:r>
                        <w:r w:rsidRPr="008C40CE">
                          <w:rPr>
                            <w:rFonts w:ascii="Times New Roman" w:eastAsia="Times New Roman" w:hAnsi="Times New Roman" w:cs="Times New Roman"/>
                            <w:sz w:val="24"/>
                            <w:szCs w:val="24"/>
                            <w:lang w:eastAsia="nb-NO"/>
                          </w:rPr>
                          <w:t xml:space="preserve"> over tid. I tillegg forlenger man levetiden på solskjermingen med opptil 10 år. </w:t>
                        </w:r>
                        <w:r w:rsidRPr="008C40CE">
                          <w:rPr>
                            <w:rFonts w:ascii="Times New Roman" w:eastAsia="Times New Roman" w:hAnsi="Times New Roman" w:cs="Times New Roman"/>
                            <w:sz w:val="24"/>
                            <w:szCs w:val="24"/>
                            <w:lang w:eastAsia="nb-NO"/>
                          </w:rPr>
                          <w:br/>
                        </w:r>
                        <w:r w:rsidRPr="008C40CE">
                          <w:rPr>
                            <w:rFonts w:ascii="Times New Roman" w:eastAsia="Times New Roman" w:hAnsi="Times New Roman" w:cs="Times New Roman"/>
                            <w:sz w:val="24"/>
                            <w:szCs w:val="24"/>
                            <w:lang w:eastAsia="nb-NO"/>
                          </w:rPr>
                          <w:lastRenderedPageBreak/>
                          <w:br/>
                        </w:r>
                        <w:r w:rsidRPr="008C40CE">
                          <w:rPr>
                            <w:rFonts w:ascii="Times New Roman" w:eastAsia="Times New Roman" w:hAnsi="Times New Roman" w:cs="Times New Roman"/>
                            <w:b/>
                            <w:bCs/>
                            <w:sz w:val="18"/>
                            <w:szCs w:val="18"/>
                            <w:lang w:eastAsia="nb-NO"/>
                          </w:rPr>
                          <w:t xml:space="preserve">Punkter som gjennomføres ved en </w:t>
                        </w:r>
                        <w:r w:rsidR="009662CD">
                          <w:rPr>
                            <w:rFonts w:ascii="Times New Roman" w:eastAsia="Times New Roman" w:hAnsi="Times New Roman" w:cs="Times New Roman"/>
                            <w:b/>
                            <w:bCs/>
                            <w:sz w:val="18"/>
                            <w:szCs w:val="18"/>
                            <w:lang w:eastAsia="nb-NO"/>
                          </w:rPr>
                          <w:t>vedlikeholds</w:t>
                        </w:r>
                        <w:r w:rsidR="009662CD" w:rsidRPr="008C40CE">
                          <w:rPr>
                            <w:rFonts w:ascii="Times New Roman" w:eastAsia="Times New Roman" w:hAnsi="Times New Roman" w:cs="Times New Roman"/>
                            <w:b/>
                            <w:bCs/>
                            <w:sz w:val="18"/>
                            <w:szCs w:val="18"/>
                            <w:lang w:eastAsia="nb-NO"/>
                          </w:rPr>
                          <w:t>gjennomgang</w:t>
                        </w:r>
                        <w:r w:rsidRPr="008C40CE">
                          <w:rPr>
                            <w:rFonts w:ascii="Times New Roman" w:eastAsia="Times New Roman" w:hAnsi="Times New Roman" w:cs="Times New Roman"/>
                            <w:b/>
                            <w:bCs/>
                            <w:sz w:val="18"/>
                            <w:szCs w:val="18"/>
                            <w:lang w:eastAsia="nb-NO"/>
                          </w:rPr>
                          <w:t xml:space="preserve"> fra Vental er: </w:t>
                        </w:r>
                        <w:r w:rsidRPr="008C40CE">
                          <w:rPr>
                            <w:rFonts w:ascii="Times New Roman" w:eastAsia="Times New Roman" w:hAnsi="Times New Roman" w:cs="Times New Roman"/>
                            <w:b/>
                            <w:bCs/>
                            <w:sz w:val="18"/>
                            <w:szCs w:val="18"/>
                            <w:lang w:eastAsia="nb-NO"/>
                          </w:rPr>
                          <w:br/>
                        </w:r>
                        <w:r w:rsidRPr="008C40CE">
                          <w:rPr>
                            <w:rFonts w:ascii="Times New Roman" w:eastAsia="Times New Roman" w:hAnsi="Times New Roman" w:cs="Times New Roman"/>
                            <w:sz w:val="24"/>
                            <w:szCs w:val="24"/>
                            <w:lang w:eastAsia="nb-NO"/>
                          </w:rPr>
                          <w:br/>
                          <w:t xml:space="preserve">• </w:t>
                        </w:r>
                        <w:r w:rsidRPr="008C40CE">
                          <w:rPr>
                            <w:rFonts w:ascii="Times New Roman" w:eastAsia="Times New Roman" w:hAnsi="Times New Roman" w:cs="Times New Roman"/>
                            <w:b/>
                            <w:bCs/>
                            <w:i/>
                            <w:iCs/>
                            <w:sz w:val="24"/>
                            <w:szCs w:val="24"/>
                            <w:lang w:eastAsia="nb-NO"/>
                          </w:rPr>
                          <w:t>Prøvekjøring </w:t>
                        </w:r>
                        <w:r w:rsidRPr="008C40CE">
                          <w:rPr>
                            <w:rFonts w:ascii="Times New Roman" w:eastAsia="Times New Roman" w:hAnsi="Times New Roman" w:cs="Times New Roman"/>
                            <w:i/>
                            <w:iCs/>
                            <w:sz w:val="24"/>
                            <w:szCs w:val="24"/>
                            <w:lang w:eastAsia="nb-NO"/>
                          </w:rPr>
                          <w:t>- av samtlige systemer, motorisert eller manu</w:t>
                        </w:r>
                        <w:r w:rsidRPr="008C40CE">
                          <w:rPr>
                            <w:rFonts w:ascii="Times New Roman" w:eastAsia="Times New Roman" w:hAnsi="Times New Roman" w:cs="Times New Roman"/>
                            <w:b/>
                            <w:bCs/>
                            <w:i/>
                            <w:iCs/>
                            <w:sz w:val="24"/>
                            <w:szCs w:val="24"/>
                            <w:lang w:eastAsia="nb-NO"/>
                          </w:rPr>
                          <w:t xml:space="preserve">elt </w:t>
                        </w:r>
                        <w:r w:rsidRPr="008C40CE">
                          <w:rPr>
                            <w:rFonts w:ascii="Times New Roman" w:eastAsia="Times New Roman" w:hAnsi="Times New Roman" w:cs="Times New Roman"/>
                            <w:b/>
                            <w:bCs/>
                            <w:i/>
                            <w:iCs/>
                            <w:sz w:val="24"/>
                            <w:szCs w:val="24"/>
                            <w:lang w:eastAsia="nb-NO"/>
                          </w:rPr>
                          <w:br/>
                          <w:t>• Justering</w:t>
                        </w:r>
                        <w:r w:rsidRPr="008C40CE">
                          <w:rPr>
                            <w:rFonts w:ascii="Times New Roman" w:eastAsia="Times New Roman" w:hAnsi="Times New Roman" w:cs="Times New Roman"/>
                            <w:i/>
                            <w:iCs/>
                            <w:sz w:val="24"/>
                            <w:szCs w:val="24"/>
                            <w:lang w:eastAsia="nb-NO"/>
                          </w:rPr>
                          <w:t xml:space="preserve"> - justering av endestopp, trådverk, dekk-kasser etc </w:t>
                        </w:r>
                        <w:r w:rsidRPr="008C40CE">
                          <w:rPr>
                            <w:rFonts w:ascii="Times New Roman" w:eastAsia="Times New Roman" w:hAnsi="Times New Roman" w:cs="Times New Roman"/>
                            <w:i/>
                            <w:iCs/>
                            <w:sz w:val="24"/>
                            <w:szCs w:val="24"/>
                            <w:lang w:eastAsia="nb-NO"/>
                          </w:rPr>
                          <w:br/>
                        </w:r>
                        <w:r w:rsidRPr="008C40CE">
                          <w:rPr>
                            <w:rFonts w:ascii="Times New Roman" w:eastAsia="Times New Roman" w:hAnsi="Times New Roman" w:cs="Times New Roman"/>
                            <w:b/>
                            <w:bCs/>
                            <w:i/>
                            <w:iCs/>
                            <w:sz w:val="24"/>
                            <w:szCs w:val="24"/>
                            <w:lang w:eastAsia="nb-NO"/>
                          </w:rPr>
                          <w:t>• Kontroll og etterjustering</w:t>
                        </w:r>
                        <w:r w:rsidRPr="008C40CE">
                          <w:rPr>
                            <w:rFonts w:ascii="Times New Roman" w:eastAsia="Times New Roman" w:hAnsi="Times New Roman" w:cs="Times New Roman"/>
                            <w:i/>
                            <w:iCs/>
                            <w:sz w:val="24"/>
                            <w:szCs w:val="24"/>
                            <w:lang w:eastAsia="nb-NO"/>
                          </w:rPr>
                          <w:t xml:space="preserve"> - av fester, beslag, og motorer </w:t>
                        </w:r>
                        <w:r w:rsidRPr="008C40CE">
                          <w:rPr>
                            <w:rFonts w:ascii="Times New Roman" w:eastAsia="Times New Roman" w:hAnsi="Times New Roman" w:cs="Times New Roman"/>
                            <w:i/>
                            <w:iCs/>
                            <w:sz w:val="24"/>
                            <w:szCs w:val="24"/>
                            <w:lang w:eastAsia="nb-NO"/>
                          </w:rPr>
                          <w:br/>
                        </w:r>
                        <w:r w:rsidRPr="008C40CE">
                          <w:rPr>
                            <w:rFonts w:ascii="Times New Roman" w:eastAsia="Times New Roman" w:hAnsi="Times New Roman" w:cs="Times New Roman"/>
                            <w:b/>
                            <w:bCs/>
                            <w:i/>
                            <w:iCs/>
                            <w:sz w:val="24"/>
                            <w:szCs w:val="24"/>
                            <w:lang w:eastAsia="nb-NO"/>
                          </w:rPr>
                          <w:t xml:space="preserve">• </w:t>
                        </w:r>
                        <w:r w:rsidR="009662CD" w:rsidRPr="008C40CE">
                          <w:rPr>
                            <w:rFonts w:ascii="Times New Roman" w:eastAsia="Times New Roman" w:hAnsi="Times New Roman" w:cs="Times New Roman"/>
                            <w:b/>
                            <w:bCs/>
                            <w:i/>
                            <w:iCs/>
                            <w:sz w:val="24"/>
                            <w:szCs w:val="24"/>
                            <w:lang w:eastAsia="nb-NO"/>
                          </w:rPr>
                          <w:t>Funksjonstest</w:t>
                        </w:r>
                        <w:r w:rsidRPr="008C40CE">
                          <w:rPr>
                            <w:rFonts w:ascii="Times New Roman" w:eastAsia="Times New Roman" w:hAnsi="Times New Roman" w:cs="Times New Roman"/>
                            <w:b/>
                            <w:bCs/>
                            <w:i/>
                            <w:iCs/>
                            <w:sz w:val="24"/>
                            <w:szCs w:val="24"/>
                            <w:lang w:eastAsia="nb-NO"/>
                          </w:rPr>
                          <w:t> -</w:t>
                        </w:r>
                        <w:r w:rsidRPr="008C40CE">
                          <w:rPr>
                            <w:rFonts w:ascii="Times New Roman" w:eastAsia="Times New Roman" w:hAnsi="Times New Roman" w:cs="Times New Roman"/>
                            <w:i/>
                            <w:iCs/>
                            <w:sz w:val="24"/>
                            <w:szCs w:val="24"/>
                            <w:lang w:eastAsia="nb-NO"/>
                          </w:rPr>
                          <w:t xml:space="preserve"> av produkter og eventuelt automatikk (inkl. følere)</w:t>
                        </w:r>
                        <w:r w:rsidRPr="008C40CE">
                          <w:rPr>
                            <w:rFonts w:ascii="Times New Roman" w:eastAsia="Times New Roman" w:hAnsi="Times New Roman" w:cs="Times New Roman"/>
                            <w:b/>
                            <w:bCs/>
                            <w:i/>
                            <w:iCs/>
                            <w:sz w:val="24"/>
                            <w:szCs w:val="24"/>
                            <w:lang w:eastAsia="nb-NO"/>
                          </w:rPr>
                          <w:t xml:space="preserve"> </w:t>
                        </w:r>
                        <w:r w:rsidRPr="008C40CE">
                          <w:rPr>
                            <w:rFonts w:ascii="Times New Roman" w:eastAsia="Times New Roman" w:hAnsi="Times New Roman" w:cs="Times New Roman"/>
                            <w:b/>
                            <w:bCs/>
                            <w:i/>
                            <w:iCs/>
                            <w:sz w:val="24"/>
                            <w:szCs w:val="24"/>
                            <w:lang w:eastAsia="nb-NO"/>
                          </w:rPr>
                          <w:br/>
                          <w:t xml:space="preserve">• </w:t>
                        </w:r>
                        <w:r w:rsidR="009662CD">
                          <w:rPr>
                            <w:rFonts w:ascii="Times New Roman" w:eastAsia="Times New Roman" w:hAnsi="Times New Roman" w:cs="Times New Roman"/>
                            <w:b/>
                            <w:bCs/>
                            <w:i/>
                            <w:iCs/>
                            <w:sz w:val="24"/>
                            <w:szCs w:val="24"/>
                            <w:lang w:eastAsia="nb-NO"/>
                          </w:rPr>
                          <w:t>Småreparasjoner</w:t>
                        </w:r>
                        <w:r w:rsidRPr="008C40CE">
                          <w:rPr>
                            <w:rFonts w:ascii="Times New Roman" w:eastAsia="Times New Roman" w:hAnsi="Times New Roman" w:cs="Times New Roman"/>
                            <w:b/>
                            <w:bCs/>
                            <w:i/>
                            <w:iCs/>
                            <w:sz w:val="24"/>
                            <w:szCs w:val="24"/>
                            <w:lang w:eastAsia="nb-NO"/>
                          </w:rPr>
                          <w:t xml:space="preserve"> </w:t>
                        </w:r>
                        <w:r w:rsidRPr="008C40CE">
                          <w:rPr>
                            <w:rFonts w:ascii="Times New Roman" w:eastAsia="Times New Roman" w:hAnsi="Times New Roman" w:cs="Times New Roman"/>
                            <w:i/>
                            <w:iCs/>
                            <w:sz w:val="24"/>
                            <w:szCs w:val="24"/>
                            <w:lang w:eastAsia="nb-NO"/>
                          </w:rPr>
                          <w:t xml:space="preserve">- utskiftning av mindre slitedeler og smøring </w:t>
                        </w:r>
                      </w:p>
                      <w:tbl>
                        <w:tblPr>
                          <w:tblW w:w="4830" w:type="dxa"/>
                          <w:tblCellSpacing w:w="15" w:type="dxa"/>
                          <w:tblCellMar>
                            <w:top w:w="15" w:type="dxa"/>
                            <w:left w:w="15" w:type="dxa"/>
                            <w:bottom w:w="15" w:type="dxa"/>
                            <w:right w:w="15" w:type="dxa"/>
                          </w:tblCellMar>
                          <w:tblLook w:val="04A0" w:firstRow="1" w:lastRow="0" w:firstColumn="1" w:lastColumn="0" w:noHBand="0" w:noVBand="1"/>
                        </w:tblPr>
                        <w:tblGrid>
                          <w:gridCol w:w="4664"/>
                          <w:gridCol w:w="166"/>
                        </w:tblGrid>
                        <w:tr w:rsidR="008C40CE" w:rsidRPr="008C40CE">
                          <w:trPr>
                            <w:tblCellSpacing w:w="15" w:type="dxa"/>
                          </w:trPr>
                          <w:tc>
                            <w:tcPr>
                              <w:tcW w:w="0" w:type="auto"/>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hyperlink r:id="rId24" w:history="1">
                                <w:r w:rsidRPr="008C40CE">
                                  <w:rPr>
                                    <w:rFonts w:ascii="Times New Roman" w:eastAsia="Times New Roman" w:hAnsi="Times New Roman" w:cs="Times New Roman"/>
                                    <w:color w:val="0000FF"/>
                                    <w:sz w:val="24"/>
                                    <w:szCs w:val="24"/>
                                    <w:u w:val="single"/>
                                    <w:lang w:eastAsia="nb-NO"/>
                                  </w:rPr>
                                  <w:t xml:space="preserve">Last ned </w:t>
                                </w:r>
                                <w:r w:rsidR="009662CD" w:rsidRPr="008C40CE">
                                  <w:rPr>
                                    <w:rFonts w:ascii="Times New Roman" w:eastAsia="Times New Roman" w:hAnsi="Times New Roman" w:cs="Times New Roman"/>
                                    <w:color w:val="0000FF"/>
                                    <w:sz w:val="24"/>
                                    <w:szCs w:val="24"/>
                                    <w:u w:val="single"/>
                                    <w:lang w:eastAsia="nb-NO"/>
                                  </w:rPr>
                                  <w:t>brosjyre</w:t>
                                </w:r>
                                <w:r w:rsidRPr="008C40CE">
                                  <w:rPr>
                                    <w:rFonts w:ascii="Times New Roman" w:eastAsia="Times New Roman" w:hAnsi="Times New Roman" w:cs="Times New Roman"/>
                                    <w:color w:val="0000FF"/>
                                    <w:sz w:val="24"/>
                                    <w:szCs w:val="24"/>
                                    <w:u w:val="single"/>
                                    <w:lang w:eastAsia="nb-NO"/>
                                  </w:rPr>
                                  <w:t xml:space="preserve"> om service</w:t>
                                </w:r>
                              </w:hyperlink>
                            </w:p>
                          </w:tc>
                          <w:tc>
                            <w:tcPr>
                              <w:tcW w:w="0" w:type="auto"/>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p>
                          </w:tc>
                        </w:tr>
                        <w:tr w:rsidR="008C40CE" w:rsidRPr="008C40CE">
                          <w:trPr>
                            <w:tblCellSpacing w:w="15" w:type="dxa"/>
                          </w:trPr>
                          <w:tc>
                            <w:tcPr>
                              <w:tcW w:w="0" w:type="auto"/>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hyperlink r:id="rId25" w:history="1">
                                <w:r w:rsidRPr="008C40CE">
                                  <w:rPr>
                                    <w:rFonts w:ascii="Times New Roman" w:eastAsia="Times New Roman" w:hAnsi="Times New Roman" w:cs="Times New Roman"/>
                                    <w:color w:val="0000FF"/>
                                    <w:sz w:val="24"/>
                                    <w:szCs w:val="24"/>
                                    <w:u w:val="single"/>
                                    <w:lang w:eastAsia="nb-NO"/>
                                  </w:rPr>
                                  <w:t>Last ned produktark om rengjøring</w:t>
                                </w:r>
                              </w:hyperlink>
                            </w:p>
                          </w:tc>
                          <w:tc>
                            <w:tcPr>
                              <w:tcW w:w="0" w:type="auto"/>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p>
                          </w:tc>
                        </w:tr>
                      </w:tbl>
                      <w:p w:rsidR="008C40CE" w:rsidRPr="008C40CE" w:rsidRDefault="008C40CE" w:rsidP="008C40CE">
                        <w:pPr>
                          <w:spacing w:after="0" w:line="240" w:lineRule="auto"/>
                          <w:rPr>
                            <w:rFonts w:ascii="Times New Roman" w:eastAsia="Times New Roman" w:hAnsi="Times New Roman" w:cs="Times New Roman"/>
                            <w:b/>
                            <w:bCs/>
                            <w:sz w:val="24"/>
                            <w:szCs w:val="24"/>
                            <w:u w:val="single"/>
                            <w:lang w:eastAsia="nb-NO"/>
                          </w:rPr>
                        </w:pPr>
                        <w:r w:rsidRPr="008C40CE">
                          <w:rPr>
                            <w:rFonts w:ascii="Times New Roman" w:eastAsia="Times New Roman" w:hAnsi="Times New Roman" w:cs="Times New Roman"/>
                            <w:i/>
                            <w:iCs/>
                            <w:sz w:val="24"/>
                            <w:szCs w:val="24"/>
                            <w:lang w:eastAsia="nb-NO"/>
                          </w:rPr>
                          <w:br/>
                        </w:r>
                        <w:r w:rsidRPr="008C40CE">
                          <w:rPr>
                            <w:rFonts w:ascii="Times New Roman" w:eastAsia="Times New Roman" w:hAnsi="Times New Roman" w:cs="Times New Roman"/>
                            <w:sz w:val="24"/>
                            <w:szCs w:val="24"/>
                            <w:lang w:eastAsia="nb-NO"/>
                          </w:rPr>
                          <w:t xml:space="preserve">I forbindelse med en vedlikeholdsgjennomgang utarbeides et rapportskjema hvor større feil og mangler blir apportert. Disse punktene blir i hvert enkelt tilfelle separat priset, slik at alle parter er innforstått med størrelse på jobben/kostnad før evt. arbeide igangsettes. </w:t>
                        </w:r>
                        <w:r w:rsidRPr="008C40CE">
                          <w:rPr>
                            <w:rFonts w:ascii="Times New Roman" w:eastAsia="Times New Roman" w:hAnsi="Times New Roman" w:cs="Times New Roman"/>
                            <w:sz w:val="24"/>
                            <w:szCs w:val="24"/>
                            <w:lang w:eastAsia="nb-NO"/>
                          </w:rPr>
                          <w:br/>
                        </w:r>
                        <w:r w:rsidRPr="008C40CE">
                          <w:rPr>
                            <w:rFonts w:ascii="Times New Roman" w:eastAsia="Times New Roman" w:hAnsi="Times New Roman" w:cs="Times New Roman"/>
                            <w:sz w:val="24"/>
                            <w:szCs w:val="24"/>
                            <w:lang w:eastAsia="nb-NO"/>
                          </w:rPr>
                          <w:br/>
                        </w:r>
                        <w:r w:rsidRPr="008C40CE">
                          <w:rPr>
                            <w:rFonts w:ascii="Times New Roman" w:eastAsia="Times New Roman" w:hAnsi="Times New Roman" w:cs="Times New Roman"/>
                            <w:b/>
                            <w:bCs/>
                            <w:sz w:val="24"/>
                            <w:szCs w:val="24"/>
                            <w:u w:val="single"/>
                            <w:lang w:eastAsia="nb-NO"/>
                          </w:rPr>
                          <w:t xml:space="preserve">VENTAL </w:t>
                        </w:r>
                        <w:r w:rsidR="009662CD" w:rsidRPr="008C40CE">
                          <w:rPr>
                            <w:rFonts w:ascii="Times New Roman" w:eastAsia="Times New Roman" w:hAnsi="Times New Roman" w:cs="Times New Roman"/>
                            <w:b/>
                            <w:bCs/>
                            <w:sz w:val="24"/>
                            <w:szCs w:val="24"/>
                            <w:u w:val="single"/>
                            <w:lang w:eastAsia="nb-NO"/>
                          </w:rPr>
                          <w:t>Project</w:t>
                        </w:r>
                        <w:r w:rsidRPr="008C40CE">
                          <w:rPr>
                            <w:rFonts w:ascii="Times New Roman" w:eastAsia="Times New Roman" w:hAnsi="Times New Roman" w:cs="Times New Roman"/>
                            <w:b/>
                            <w:bCs/>
                            <w:sz w:val="24"/>
                            <w:szCs w:val="24"/>
                            <w:u w:val="single"/>
                            <w:lang w:eastAsia="nb-NO"/>
                          </w:rPr>
                          <w:t xml:space="preserve"> gir gjerne et uforpliktende et tilbud på en vedlikeholdsavtale i tillegg til </w:t>
                        </w:r>
                        <w:r w:rsidRPr="008C40CE">
                          <w:rPr>
                            <w:rFonts w:ascii="Times New Roman" w:eastAsia="Times New Roman" w:hAnsi="Times New Roman" w:cs="Times New Roman"/>
                            <w:b/>
                            <w:bCs/>
                            <w:sz w:val="24"/>
                            <w:szCs w:val="24"/>
                            <w:u w:val="single"/>
                            <w:lang w:eastAsia="nb-NO"/>
                          </w:rPr>
                          <w:br/>
                          <w:t xml:space="preserve">løpende reparasjoner. </w:t>
                        </w:r>
                      </w:p>
                      <w:p w:rsidR="008C40CE" w:rsidRPr="008C40CE" w:rsidRDefault="008C40CE" w:rsidP="008C40CE">
                        <w:p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u w:val="single"/>
                            <w:lang w:eastAsia="nb-NO"/>
                          </w:rPr>
                          <w:t> </w:t>
                        </w:r>
                      </w:p>
                      <w:tbl>
                        <w:tblPr>
                          <w:tblW w:w="0" w:type="auto"/>
                          <w:tblCellMar>
                            <w:top w:w="15" w:type="dxa"/>
                            <w:left w:w="15" w:type="dxa"/>
                            <w:bottom w:w="15" w:type="dxa"/>
                            <w:right w:w="15" w:type="dxa"/>
                          </w:tblCellMar>
                          <w:tblLook w:val="04A0" w:firstRow="1" w:lastRow="0" w:firstColumn="1" w:lastColumn="0" w:noHBand="0" w:noVBand="1"/>
                        </w:tblPr>
                        <w:tblGrid>
                          <w:gridCol w:w="1800"/>
                          <w:gridCol w:w="36"/>
                          <w:gridCol w:w="2770"/>
                        </w:tblGrid>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lang w:eastAsia="nb-NO"/>
                                </w:rPr>
                                <w:t>Firma:</w:t>
                              </w:r>
                            </w:p>
                          </w:tc>
                          <w:tc>
                            <w:tcPr>
                              <w:tcW w:w="0" w:type="auto"/>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600" w:type="dxa"/>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1" type="#_x0000_t75" style="width:134pt;height:18.2pt" o:ole="">
                                    <v:imagedata r:id="rId26" o:title=""/>
                                  </v:shape>
                                  <w:control r:id="rId27" w:name="DefaultOcxName" w:shapeid="_x0000_i1231"/>
                                </w:object>
                              </w: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Adresse:</w:t>
                              </w:r>
                            </w:p>
                          </w:tc>
                          <w:tc>
                            <w:tcPr>
                              <w:tcW w:w="0" w:type="auto"/>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 id="_x0000_i1230" type="#_x0000_t75" style="width:134pt;height:18.2pt" o:ole="">
                                    <v:imagedata r:id="rId26" o:title=""/>
                                  </v:shape>
                                  <w:control r:id="rId28" w:name="DefaultOcxName1" w:shapeid="_x0000_i1230"/>
                                </w:object>
                              </w: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bookmarkStart w:id="2" w:name="_GoBack"/>
                              <w:r w:rsidRPr="008C40CE">
                                <w:rPr>
                                  <w:rFonts w:ascii="Times New Roman" w:eastAsia="Times New Roman" w:hAnsi="Times New Roman" w:cs="Times New Roman"/>
                                  <w:sz w:val="24"/>
                                  <w:szCs w:val="24"/>
                                  <w:lang w:eastAsia="nb-NO"/>
                                </w:rPr>
                                <w:t>Postnr</w:t>
                              </w:r>
                              <w:bookmarkEnd w:id="2"/>
                              <w:r w:rsidRPr="008C40CE">
                                <w:rPr>
                                  <w:rFonts w:ascii="Times New Roman" w:eastAsia="Times New Roman" w:hAnsi="Times New Roman" w:cs="Times New Roman"/>
                                  <w:sz w:val="24"/>
                                  <w:szCs w:val="24"/>
                                  <w:lang w:eastAsia="nb-NO"/>
                                </w:rPr>
                                <w:t xml:space="preserve"> og sted:</w:t>
                              </w:r>
                            </w:p>
                          </w:tc>
                          <w:tc>
                            <w:tcPr>
                              <w:tcW w:w="0" w:type="auto"/>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 id="_x0000_i1229" type="#_x0000_t75" style="width:134pt;height:18.2pt" o:ole="">
                                    <v:imagedata r:id="rId26" o:title=""/>
                                  </v:shape>
                                  <w:control r:id="rId29" w:name="DefaultOcxName2" w:shapeid="_x0000_i1229"/>
                                </w:object>
                              </w: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lang w:eastAsia="nb-NO"/>
                                </w:rPr>
                                <w:t>Kontaktperson:</w:t>
                              </w:r>
                            </w:p>
                          </w:tc>
                          <w:tc>
                            <w:tcPr>
                              <w:tcW w:w="0" w:type="auto"/>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 id="_x0000_i1228" type="#_x0000_t75" style="width:134pt;height:18.2pt" o:ole="">
                                    <v:imagedata r:id="rId26" o:title=""/>
                                  </v:shape>
                                  <w:control r:id="rId30" w:name="DefaultOcxName3" w:shapeid="_x0000_i1228"/>
                                </w:object>
                              </w: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lang w:eastAsia="nb-NO"/>
                                </w:rPr>
                                <w:t>Telefon:</w:t>
                              </w:r>
                            </w:p>
                          </w:tc>
                          <w:tc>
                            <w:tcPr>
                              <w:tcW w:w="0" w:type="auto"/>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 id="_x0000_i1227" type="#_x0000_t75" style="width:134pt;height:18.2pt" o:ole="">
                                    <v:imagedata r:id="rId26" o:title=""/>
                                  </v:shape>
                                  <w:control r:id="rId31" w:name="DefaultOcxName4" w:shapeid="_x0000_i1227"/>
                                </w:object>
                              </w: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E-mail:</w:t>
                              </w:r>
                            </w:p>
                          </w:tc>
                          <w:tc>
                            <w:tcPr>
                              <w:tcW w:w="0" w:type="auto"/>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 id="_x0000_i1226" type="#_x0000_t75" style="width:134pt;height:18.2pt" o:ole="">
                                    <v:imagedata r:id="rId26" o:title=""/>
                                  </v:shape>
                                  <w:control r:id="rId32" w:name="DefaultOcxName5" w:shapeid="_x0000_i1226"/>
                                </w:object>
                              </w:r>
                            </w:p>
                          </w:tc>
                        </w:tr>
                      </w:tbl>
                      <w:p w:rsidR="008C40CE" w:rsidRPr="008C40CE" w:rsidRDefault="008C40CE" w:rsidP="008C40CE">
                        <w:pPr>
                          <w:spacing w:before="100" w:beforeAutospacing="1" w:after="100" w:afterAutospacing="1"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u w:val="single"/>
                            <w:lang w:eastAsia="nb-NO"/>
                          </w:rPr>
                          <w:t>Serviceavtalen omfatter:</w:t>
                        </w:r>
                      </w:p>
                      <w:tbl>
                        <w:tblPr>
                          <w:tblW w:w="0" w:type="auto"/>
                          <w:tblCellMar>
                            <w:top w:w="15" w:type="dxa"/>
                            <w:left w:w="15" w:type="dxa"/>
                            <w:bottom w:w="15" w:type="dxa"/>
                            <w:right w:w="15" w:type="dxa"/>
                          </w:tblCellMar>
                          <w:tblLook w:val="04A0" w:firstRow="1" w:lastRow="0" w:firstColumn="1" w:lastColumn="0" w:noHBand="0" w:noVBand="1"/>
                        </w:tblPr>
                        <w:tblGrid>
                          <w:gridCol w:w="1800"/>
                          <w:gridCol w:w="420"/>
                          <w:gridCol w:w="2662"/>
                          <w:gridCol w:w="420"/>
                        </w:tblGrid>
                        <w:tr w:rsidR="008C40CE" w:rsidRPr="008C40CE">
                          <w:trPr>
                            <w:tblHeader/>
                          </w:trPr>
                          <w:tc>
                            <w:tcPr>
                              <w:tcW w:w="1500" w:type="dxa"/>
                              <w:tcBorders>
                                <w:top w:val="nil"/>
                                <w:left w:val="nil"/>
                                <w:bottom w:val="nil"/>
                                <w:right w:val="nil"/>
                              </w:tcBorders>
                              <w:shd w:val="clear" w:color="auto" w:fill="auto"/>
                              <w:tcMar>
                                <w:top w:w="45" w:type="dxa"/>
                                <w:left w:w="45" w:type="dxa"/>
                                <w:bottom w:w="45" w:type="dxa"/>
                                <w:right w:w="45" w:type="dxa"/>
                              </w:tcMar>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Persienner</w:t>
                              </w: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lang w:eastAsia="nb-NO"/>
                                </w:rPr>
                                <w:object w:dxaOrig="1440" w:dyaOrig="1440">
                                  <v:shape id="_x0000_i1225" type="#_x0000_t75" style="width:16.4pt;height:13.9pt" o:ole="">
                                    <v:imagedata r:id="rId33" o:title=""/>
                                  </v:shape>
                                  <w:control r:id="rId34" w:name="DefaultOcxName6" w:shapeid="_x0000_i1225"/>
                                </w:object>
                              </w:r>
                            </w:p>
                          </w:tc>
                          <w:tc>
                            <w:tcPr>
                              <w:tcW w:w="0" w:type="auto"/>
                              <w:tcBorders>
                                <w:top w:val="nil"/>
                                <w:left w:val="nil"/>
                                <w:bottom w:val="nil"/>
                                <w:right w:val="nil"/>
                              </w:tcBorders>
                              <w:shd w:val="clear" w:color="auto" w:fill="auto"/>
                              <w:tcMar>
                                <w:top w:w="45" w:type="dxa"/>
                                <w:left w:w="450" w:type="dxa"/>
                                <w:bottom w:w="45" w:type="dxa"/>
                                <w:right w:w="45" w:type="dxa"/>
                              </w:tcMar>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Interiør</w:t>
                              </w:r>
                            </w:p>
                          </w:tc>
                          <w:tc>
                            <w:tcPr>
                              <w:tcW w:w="0" w:type="auto"/>
                              <w:tcMar>
                                <w:top w:w="45" w:type="dxa"/>
                                <w:left w:w="45" w:type="dxa"/>
                                <w:bottom w:w="45" w:type="dxa"/>
                                <w:right w:w="45" w:type="dxa"/>
                              </w:tcMar>
                              <w:vAlign w:val="center"/>
                              <w:hideMark/>
                            </w:tcPr>
                            <w:p w:rsidR="008C40CE" w:rsidRPr="008C40CE" w:rsidRDefault="008C40CE" w:rsidP="008C40CE">
                              <w:pPr>
                                <w:spacing w:before="100" w:beforeAutospacing="1" w:after="100" w:afterAutospacing="1" w:line="240" w:lineRule="auto"/>
                                <w:jc w:val="right"/>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 id="_x0000_i1224" type="#_x0000_t75" style="width:16.4pt;height:13.9pt" o:ole="">
                                    <v:imagedata r:id="rId33" o:title=""/>
                                  </v:shape>
                                  <w:control r:id="rId35" w:name="DefaultOcxName7" w:shapeid="_x0000_i1224"/>
                                </w:object>
                              </w: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Markiser</w:t>
                              </w: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lang w:eastAsia="nb-NO"/>
                                </w:rPr>
                                <w:object w:dxaOrig="1440" w:dyaOrig="1440">
                                  <v:shape id="_x0000_i1223" type="#_x0000_t75" style="width:16.4pt;height:13.9pt" o:ole="">
                                    <v:imagedata r:id="rId33" o:title=""/>
                                  </v:shape>
                                  <w:control r:id="rId36" w:name="DefaultOcxName8" w:shapeid="_x0000_i1223"/>
                                </w:object>
                              </w:r>
                            </w:p>
                          </w:tc>
                          <w:tc>
                            <w:tcPr>
                              <w:tcW w:w="0" w:type="auto"/>
                              <w:tcBorders>
                                <w:top w:val="nil"/>
                                <w:left w:val="nil"/>
                                <w:bottom w:val="nil"/>
                                <w:right w:val="nil"/>
                              </w:tcBorders>
                              <w:shd w:val="clear" w:color="auto" w:fill="auto"/>
                              <w:tcMar>
                                <w:top w:w="45" w:type="dxa"/>
                                <w:left w:w="450" w:type="dxa"/>
                                <w:bottom w:w="45" w:type="dxa"/>
                                <w:right w:w="45" w:type="dxa"/>
                              </w:tcMar>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Annen solavskjerming</w:t>
                              </w:r>
                            </w:p>
                          </w:tc>
                          <w:tc>
                            <w:tcPr>
                              <w:tcW w:w="0" w:type="auto"/>
                              <w:tcMar>
                                <w:top w:w="45" w:type="dxa"/>
                                <w:left w:w="45" w:type="dxa"/>
                                <w:bottom w:w="45" w:type="dxa"/>
                                <w:right w:w="45" w:type="dxa"/>
                              </w:tcMar>
                              <w:vAlign w:val="center"/>
                              <w:hideMark/>
                            </w:tcPr>
                            <w:p w:rsidR="008C40CE" w:rsidRPr="008C40CE" w:rsidRDefault="008C40CE" w:rsidP="008C40CE">
                              <w:pPr>
                                <w:spacing w:before="100" w:beforeAutospacing="1" w:after="100" w:afterAutospacing="1" w:line="240" w:lineRule="auto"/>
                                <w:jc w:val="right"/>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 id="_x0000_i1222" type="#_x0000_t75" style="width:16.4pt;height:13.9pt" o:ole="">
                                    <v:imagedata r:id="rId33" o:title=""/>
                                  </v:shape>
                                  <w:control r:id="rId37" w:name="DefaultOcxName9" w:shapeid="_x0000_i1222"/>
                                </w:object>
                              </w: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xml:space="preserve">Screens </w:t>
                              </w: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lang w:eastAsia="nb-NO"/>
                                </w:rPr>
                                <w:object w:dxaOrig="1440" w:dyaOrig="1440">
                                  <v:shape id="_x0000_i1221" type="#_x0000_t75" style="width:16.4pt;height:13.9pt" o:ole="">
                                    <v:imagedata r:id="rId33" o:title=""/>
                                  </v:shape>
                                  <w:control r:id="rId38" w:name="DefaultOcxName10" w:shapeid="_x0000_i1221"/>
                                </w:object>
                              </w:r>
                            </w:p>
                          </w:tc>
                          <w:tc>
                            <w:tcPr>
                              <w:tcW w:w="0" w:type="auto"/>
                              <w:tcBorders>
                                <w:top w:val="nil"/>
                                <w:left w:val="nil"/>
                                <w:bottom w:val="nil"/>
                                <w:right w:val="nil"/>
                              </w:tcBorders>
                              <w:shd w:val="clear" w:color="auto" w:fill="auto"/>
                              <w:tcMar>
                                <w:top w:w="45" w:type="dxa"/>
                                <w:left w:w="450" w:type="dxa"/>
                                <w:bottom w:w="45" w:type="dxa"/>
                                <w:right w:w="45" w:type="dxa"/>
                              </w:tcMar>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Motor og automatikk</w:t>
                              </w:r>
                            </w:p>
                          </w:tc>
                          <w:tc>
                            <w:tcPr>
                              <w:tcW w:w="0" w:type="auto"/>
                              <w:tcMar>
                                <w:top w:w="45" w:type="dxa"/>
                                <w:left w:w="45" w:type="dxa"/>
                                <w:bottom w:w="45" w:type="dxa"/>
                                <w:right w:w="45" w:type="dxa"/>
                              </w:tcMar>
                              <w:vAlign w:val="center"/>
                              <w:hideMark/>
                            </w:tcPr>
                            <w:p w:rsidR="008C40CE" w:rsidRPr="008C40CE" w:rsidRDefault="008C40CE" w:rsidP="008C40CE">
                              <w:pPr>
                                <w:spacing w:before="100" w:beforeAutospacing="1" w:after="100" w:afterAutospacing="1" w:line="240" w:lineRule="auto"/>
                                <w:jc w:val="right"/>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 id="_x0000_i1220" type="#_x0000_t75" style="width:16.4pt;height:13.9pt" o:ole="">
                                    <v:imagedata r:id="rId33" o:title=""/>
                                  </v:shape>
                                  <w:control r:id="rId39" w:name="DefaultOcxName11" w:shapeid="_x0000_i1220"/>
                                </w:object>
                              </w: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t> </w:t>
                              </w: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b/>
                                  <w:bCs/>
                                  <w:sz w:val="24"/>
                                  <w:szCs w:val="24"/>
                                  <w:lang w:eastAsia="nb-NO"/>
                                </w:rPr>
                                <w:t>Kommentarer:</w:t>
                              </w:r>
                            </w:p>
                          </w:tc>
                          <w:tc>
                            <w:tcPr>
                              <w:tcW w:w="0" w:type="auto"/>
                              <w:gridSpan w:val="3"/>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r w:rsidRPr="008C40CE">
                                <w:rPr>
                                  <w:rFonts w:ascii="Times New Roman" w:eastAsia="Times New Roman" w:hAnsi="Times New Roman" w:cs="Times New Roman"/>
                                  <w:sz w:val="24"/>
                                  <w:szCs w:val="24"/>
                                  <w:lang w:eastAsia="nb-NO"/>
                                </w:rPr>
                                <w:object w:dxaOrig="1440" w:dyaOrig="1440">
                                  <v:shape id="_x0000_i1219" type="#_x0000_t75" style="width:42.4pt;height:28.5pt" o:ole="">
                                    <v:imagedata r:id="rId40" o:title=""/>
                                  </v:shape>
                                  <w:control r:id="rId41" w:name="DefaultOcxName12" w:shapeid="_x0000_i1219"/>
                                </w:object>
                              </w: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tcMar>
                                <w:top w:w="45" w:type="dxa"/>
                                <w:left w:w="45" w:type="dxa"/>
                                <w:bottom w:w="45" w:type="dxa"/>
                                <w:right w:w="45" w:type="dxa"/>
                              </w:tcMar>
                              <w:vAlign w:val="cente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r>
                        <w:tr w:rsidR="008C40CE" w:rsidRPr="008C40CE">
                          <w:tc>
                            <w:tcPr>
                              <w:tcW w:w="1800" w:type="dxa"/>
                              <w:tcBorders>
                                <w:top w:val="nil"/>
                                <w:left w:val="nil"/>
                                <w:bottom w:val="nil"/>
                                <w:right w:val="nil"/>
                              </w:tcBorders>
                              <w:shd w:val="clear" w:color="auto" w:fill="auto"/>
                              <w:tcMar>
                                <w:top w:w="45" w:type="dxa"/>
                                <w:left w:w="45" w:type="dxa"/>
                                <w:bottom w:w="45" w:type="dxa"/>
                                <w:right w:w="45" w:type="dxa"/>
                              </w:tcMar>
                              <w:hideMark/>
                            </w:tcPr>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c>
                            <w:tcPr>
                              <w:tcW w:w="0" w:type="auto"/>
                              <w:vAlign w:val="center"/>
                              <w:hideMark/>
                            </w:tcPr>
                            <w:p w:rsidR="008C40CE" w:rsidRPr="008C40CE" w:rsidRDefault="008C40CE" w:rsidP="008C40CE">
                              <w:pPr>
                                <w:spacing w:after="0" w:line="240" w:lineRule="auto"/>
                                <w:rPr>
                                  <w:rFonts w:ascii="Times New Roman" w:eastAsia="Times New Roman" w:hAnsi="Times New Roman" w:cs="Times New Roman"/>
                                  <w:sz w:val="20"/>
                                  <w:szCs w:val="20"/>
                                  <w:lang w:eastAsia="nb-NO"/>
                                </w:rPr>
                              </w:pPr>
                            </w:p>
                          </w:tc>
                          <w:tc>
                            <w:tcPr>
                              <w:tcW w:w="0" w:type="auto"/>
                              <w:vAlign w:val="center"/>
                              <w:hideMark/>
                            </w:tcPr>
                            <w:p w:rsidR="008C40CE" w:rsidRPr="008C40CE" w:rsidRDefault="008C40CE" w:rsidP="008C40CE">
                              <w:pPr>
                                <w:spacing w:after="0" w:line="240" w:lineRule="auto"/>
                                <w:rPr>
                                  <w:rFonts w:ascii="Times New Roman" w:eastAsia="Times New Roman" w:hAnsi="Times New Roman" w:cs="Times New Roman"/>
                                  <w:sz w:val="20"/>
                                  <w:szCs w:val="20"/>
                                  <w:lang w:eastAsia="nb-NO"/>
                                </w:rPr>
                              </w:pPr>
                            </w:p>
                          </w:tc>
                          <w:tc>
                            <w:tcPr>
                              <w:tcW w:w="0" w:type="auto"/>
                              <w:vAlign w:val="center"/>
                              <w:hideMark/>
                            </w:tcPr>
                            <w:p w:rsidR="008C40CE" w:rsidRPr="008C40CE" w:rsidRDefault="008C40CE" w:rsidP="008C40CE">
                              <w:pPr>
                                <w:spacing w:after="0" w:line="240" w:lineRule="auto"/>
                                <w:rPr>
                                  <w:rFonts w:ascii="Times New Roman" w:eastAsia="Times New Roman" w:hAnsi="Times New Roman" w:cs="Times New Roman"/>
                                  <w:sz w:val="20"/>
                                  <w:szCs w:val="20"/>
                                  <w:lang w:eastAsia="nb-NO"/>
                                </w:rPr>
                              </w:pPr>
                            </w:p>
                          </w:tc>
                        </w:tr>
                      </w:tbl>
                      <w:p w:rsidR="008C40CE" w:rsidRPr="008C40CE" w:rsidRDefault="008C40CE" w:rsidP="008C40CE">
                        <w:pPr>
                          <w:spacing w:after="0" w:line="240" w:lineRule="auto"/>
                          <w:rPr>
                            <w:rFonts w:ascii="Times New Roman" w:eastAsia="Times New Roman" w:hAnsi="Times New Roman" w:cs="Times New Roman"/>
                            <w:b/>
                            <w:bCs/>
                            <w:sz w:val="24"/>
                            <w:szCs w:val="24"/>
                            <w:u w:val="single"/>
                            <w:lang w:eastAsia="nb-NO"/>
                          </w:rPr>
                        </w:pPr>
                      </w:p>
                    </w:tc>
                  </w:tr>
                </w:tbl>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r>
          </w:tbl>
          <w:p w:rsidR="008C40CE" w:rsidRPr="008C40CE" w:rsidRDefault="008C40CE" w:rsidP="008C40CE">
            <w:pPr>
              <w:spacing w:after="0" w:line="240" w:lineRule="auto"/>
              <w:rPr>
                <w:rFonts w:ascii="Times New Roman" w:eastAsia="Times New Roman" w:hAnsi="Times New Roman" w:cs="Times New Roman"/>
                <w:sz w:val="24"/>
                <w:szCs w:val="24"/>
                <w:lang w:eastAsia="nb-NO"/>
              </w:rPr>
            </w:pPr>
          </w:p>
        </w:tc>
      </w:tr>
    </w:tbl>
    <w:p w:rsidR="008C40CE" w:rsidRPr="00A31933" w:rsidRDefault="008C40CE" w:rsidP="00651A32">
      <w:pPr>
        <w:spacing w:before="100" w:beforeAutospacing="1" w:after="100" w:afterAutospacing="1" w:line="240" w:lineRule="auto"/>
        <w:rPr>
          <w:rFonts w:ascii="Times New Roman" w:eastAsia="Times New Roman" w:hAnsi="Times New Roman" w:cs="Times New Roman"/>
          <w:sz w:val="56"/>
          <w:szCs w:val="56"/>
          <w:lang w:eastAsia="nb-NO"/>
        </w:rPr>
      </w:pPr>
    </w:p>
    <w:sectPr w:rsidR="008C40CE" w:rsidRPr="00A319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44833"/>
    <w:multiLevelType w:val="multilevel"/>
    <w:tmpl w:val="FC56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37644"/>
    <w:multiLevelType w:val="multilevel"/>
    <w:tmpl w:val="C370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70D99"/>
    <w:multiLevelType w:val="multilevel"/>
    <w:tmpl w:val="9400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231EE"/>
    <w:multiLevelType w:val="multilevel"/>
    <w:tmpl w:val="58E6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000D3"/>
    <w:multiLevelType w:val="multilevel"/>
    <w:tmpl w:val="BD20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86484"/>
    <w:multiLevelType w:val="multilevel"/>
    <w:tmpl w:val="B4DE5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C6CA1"/>
    <w:multiLevelType w:val="multilevel"/>
    <w:tmpl w:val="41E4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8E623D"/>
    <w:multiLevelType w:val="multilevel"/>
    <w:tmpl w:val="118C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3328D3"/>
    <w:multiLevelType w:val="multilevel"/>
    <w:tmpl w:val="B12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466AF"/>
    <w:multiLevelType w:val="multilevel"/>
    <w:tmpl w:val="4576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5019E7"/>
    <w:multiLevelType w:val="multilevel"/>
    <w:tmpl w:val="F15E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502AF8"/>
    <w:multiLevelType w:val="multilevel"/>
    <w:tmpl w:val="455A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534FB3"/>
    <w:multiLevelType w:val="multilevel"/>
    <w:tmpl w:val="8D7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F617E9"/>
    <w:multiLevelType w:val="multilevel"/>
    <w:tmpl w:val="CFD4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001D1B"/>
    <w:multiLevelType w:val="multilevel"/>
    <w:tmpl w:val="A434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C423A"/>
    <w:multiLevelType w:val="multilevel"/>
    <w:tmpl w:val="E772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F25F2"/>
    <w:multiLevelType w:val="multilevel"/>
    <w:tmpl w:val="B8EC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E81569"/>
    <w:multiLevelType w:val="multilevel"/>
    <w:tmpl w:val="1E80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4E31A0"/>
    <w:multiLevelType w:val="multilevel"/>
    <w:tmpl w:val="0C3A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9C6174"/>
    <w:multiLevelType w:val="multilevel"/>
    <w:tmpl w:val="E7F8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F7198"/>
    <w:multiLevelType w:val="multilevel"/>
    <w:tmpl w:val="4E3C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82265"/>
    <w:multiLevelType w:val="multilevel"/>
    <w:tmpl w:val="6DC0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BC2B53"/>
    <w:multiLevelType w:val="multilevel"/>
    <w:tmpl w:val="9A96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F60139"/>
    <w:multiLevelType w:val="multilevel"/>
    <w:tmpl w:val="0960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0B205A"/>
    <w:multiLevelType w:val="multilevel"/>
    <w:tmpl w:val="C84C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83456D"/>
    <w:multiLevelType w:val="multilevel"/>
    <w:tmpl w:val="3D5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0E3C4A"/>
    <w:multiLevelType w:val="multilevel"/>
    <w:tmpl w:val="6814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6A040D"/>
    <w:multiLevelType w:val="multilevel"/>
    <w:tmpl w:val="46EAD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7D4286"/>
    <w:multiLevelType w:val="multilevel"/>
    <w:tmpl w:val="AA06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0664FE"/>
    <w:multiLevelType w:val="multilevel"/>
    <w:tmpl w:val="8542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F937C8"/>
    <w:multiLevelType w:val="multilevel"/>
    <w:tmpl w:val="7E22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35870BC"/>
    <w:multiLevelType w:val="multilevel"/>
    <w:tmpl w:val="34F6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B9709F"/>
    <w:multiLevelType w:val="multilevel"/>
    <w:tmpl w:val="B774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4222A9"/>
    <w:multiLevelType w:val="multilevel"/>
    <w:tmpl w:val="B78C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1E1F68"/>
    <w:multiLevelType w:val="multilevel"/>
    <w:tmpl w:val="FB2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6B7EE4"/>
    <w:multiLevelType w:val="multilevel"/>
    <w:tmpl w:val="7DE4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C543C9"/>
    <w:multiLevelType w:val="multilevel"/>
    <w:tmpl w:val="59CE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166532"/>
    <w:multiLevelType w:val="multilevel"/>
    <w:tmpl w:val="DC46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1E3E9B"/>
    <w:multiLevelType w:val="multilevel"/>
    <w:tmpl w:val="0050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8376BF"/>
    <w:multiLevelType w:val="multilevel"/>
    <w:tmpl w:val="A810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0F154B"/>
    <w:multiLevelType w:val="multilevel"/>
    <w:tmpl w:val="127A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1A62A7C"/>
    <w:multiLevelType w:val="multilevel"/>
    <w:tmpl w:val="10EA30E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2" w15:restartNumberingAfterBreak="0">
    <w:nsid w:val="74C87D9A"/>
    <w:multiLevelType w:val="multilevel"/>
    <w:tmpl w:val="809E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9E0B5A"/>
    <w:multiLevelType w:val="multilevel"/>
    <w:tmpl w:val="6FB2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5A04555"/>
    <w:multiLevelType w:val="multilevel"/>
    <w:tmpl w:val="46E8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C0434C"/>
    <w:multiLevelType w:val="multilevel"/>
    <w:tmpl w:val="15B04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0"/>
  </w:num>
  <w:num w:numId="3">
    <w:abstractNumId w:val="22"/>
  </w:num>
  <w:num w:numId="4">
    <w:abstractNumId w:val="27"/>
  </w:num>
  <w:num w:numId="5">
    <w:abstractNumId w:val="15"/>
  </w:num>
  <w:num w:numId="6">
    <w:abstractNumId w:val="5"/>
  </w:num>
  <w:num w:numId="7">
    <w:abstractNumId w:val="12"/>
  </w:num>
  <w:num w:numId="8">
    <w:abstractNumId w:val="41"/>
  </w:num>
  <w:num w:numId="9">
    <w:abstractNumId w:val="0"/>
  </w:num>
  <w:num w:numId="10">
    <w:abstractNumId w:val="33"/>
  </w:num>
  <w:num w:numId="11">
    <w:abstractNumId w:val="26"/>
  </w:num>
  <w:num w:numId="12">
    <w:abstractNumId w:val="31"/>
  </w:num>
  <w:num w:numId="13">
    <w:abstractNumId w:val="6"/>
  </w:num>
  <w:num w:numId="14">
    <w:abstractNumId w:val="37"/>
  </w:num>
  <w:num w:numId="15">
    <w:abstractNumId w:val="23"/>
  </w:num>
  <w:num w:numId="16">
    <w:abstractNumId w:val="3"/>
  </w:num>
  <w:num w:numId="17">
    <w:abstractNumId w:val="39"/>
  </w:num>
  <w:num w:numId="18">
    <w:abstractNumId w:val="35"/>
  </w:num>
  <w:num w:numId="19">
    <w:abstractNumId w:val="44"/>
  </w:num>
  <w:num w:numId="20">
    <w:abstractNumId w:val="19"/>
  </w:num>
  <w:num w:numId="21">
    <w:abstractNumId w:val="21"/>
  </w:num>
  <w:num w:numId="22">
    <w:abstractNumId w:val="4"/>
  </w:num>
  <w:num w:numId="23">
    <w:abstractNumId w:val="36"/>
  </w:num>
  <w:num w:numId="24">
    <w:abstractNumId w:val="18"/>
  </w:num>
  <w:num w:numId="25">
    <w:abstractNumId w:val="40"/>
  </w:num>
  <w:num w:numId="26">
    <w:abstractNumId w:val="11"/>
  </w:num>
  <w:num w:numId="27">
    <w:abstractNumId w:val="13"/>
  </w:num>
  <w:num w:numId="28">
    <w:abstractNumId w:val="2"/>
  </w:num>
  <w:num w:numId="29">
    <w:abstractNumId w:val="14"/>
  </w:num>
  <w:num w:numId="30">
    <w:abstractNumId w:val="29"/>
  </w:num>
  <w:num w:numId="31">
    <w:abstractNumId w:val="25"/>
  </w:num>
  <w:num w:numId="32">
    <w:abstractNumId w:val="9"/>
  </w:num>
  <w:num w:numId="33">
    <w:abstractNumId w:val="43"/>
  </w:num>
  <w:num w:numId="34">
    <w:abstractNumId w:val="32"/>
  </w:num>
  <w:num w:numId="35">
    <w:abstractNumId w:val="42"/>
  </w:num>
  <w:num w:numId="36">
    <w:abstractNumId w:val="17"/>
  </w:num>
  <w:num w:numId="37">
    <w:abstractNumId w:val="8"/>
  </w:num>
  <w:num w:numId="38">
    <w:abstractNumId w:val="16"/>
  </w:num>
  <w:num w:numId="39">
    <w:abstractNumId w:val="45"/>
  </w:num>
  <w:num w:numId="40">
    <w:abstractNumId w:val="30"/>
  </w:num>
  <w:num w:numId="41">
    <w:abstractNumId w:val="1"/>
  </w:num>
  <w:num w:numId="42">
    <w:abstractNumId w:val="20"/>
  </w:num>
  <w:num w:numId="43">
    <w:abstractNumId w:val="7"/>
  </w:num>
  <w:num w:numId="44">
    <w:abstractNumId w:val="34"/>
  </w:num>
  <w:num w:numId="45">
    <w:abstractNumId w:val="24"/>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2AB"/>
    <w:rsid w:val="00042C8B"/>
    <w:rsid w:val="00105FFA"/>
    <w:rsid w:val="0018234C"/>
    <w:rsid w:val="002A2977"/>
    <w:rsid w:val="004265CE"/>
    <w:rsid w:val="00586128"/>
    <w:rsid w:val="00651A32"/>
    <w:rsid w:val="006832F4"/>
    <w:rsid w:val="007B69F5"/>
    <w:rsid w:val="008235E1"/>
    <w:rsid w:val="008C40CE"/>
    <w:rsid w:val="009662CD"/>
    <w:rsid w:val="009C2241"/>
    <w:rsid w:val="00A31933"/>
    <w:rsid w:val="00AC32AB"/>
    <w:rsid w:val="00DC1B52"/>
    <w:rsid w:val="00EB040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AE2578C8-8D32-43F1-BE9B-8ED63C3C7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link w:val="Overskrift1Tegn"/>
    <w:uiPriority w:val="9"/>
    <w:qFormat/>
    <w:rsid w:val="004265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Overskrift2">
    <w:name w:val="heading 2"/>
    <w:basedOn w:val="Normal"/>
    <w:next w:val="Normal"/>
    <w:link w:val="Overskrift2Tegn"/>
    <w:uiPriority w:val="9"/>
    <w:semiHidden/>
    <w:unhideWhenUsed/>
    <w:qFormat/>
    <w:rsid w:val="00651A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semiHidden/>
    <w:unhideWhenUsed/>
    <w:qFormat/>
    <w:rsid w:val="004265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5">
    <w:name w:val="heading 5"/>
    <w:basedOn w:val="Normal"/>
    <w:next w:val="Normal"/>
    <w:link w:val="Overskrift5Tegn"/>
    <w:uiPriority w:val="9"/>
    <w:semiHidden/>
    <w:unhideWhenUsed/>
    <w:qFormat/>
    <w:rsid w:val="00A3193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pdata">
    <w:name w:val="p_data"/>
    <w:basedOn w:val="Standardskriftforavsnitt"/>
    <w:rsid w:val="00DC1B52"/>
  </w:style>
  <w:style w:type="character" w:styleId="Sterk">
    <w:name w:val="Strong"/>
    <w:basedOn w:val="Standardskriftforavsnitt"/>
    <w:uiPriority w:val="22"/>
    <w:qFormat/>
    <w:rsid w:val="00DC1B52"/>
    <w:rPr>
      <w:b/>
      <w:bCs/>
    </w:rPr>
  </w:style>
  <w:style w:type="character" w:styleId="Utheving">
    <w:name w:val="Emphasis"/>
    <w:basedOn w:val="Standardskriftforavsnitt"/>
    <w:uiPriority w:val="20"/>
    <w:qFormat/>
    <w:rsid w:val="0018234C"/>
    <w:rPr>
      <w:i/>
      <w:iCs/>
    </w:rPr>
  </w:style>
  <w:style w:type="character" w:customStyle="1" w:styleId="Overskrift1Tegn">
    <w:name w:val="Overskrift 1 Tegn"/>
    <w:basedOn w:val="Standardskriftforavsnitt"/>
    <w:link w:val="Overskrift1"/>
    <w:uiPriority w:val="9"/>
    <w:rsid w:val="004265CE"/>
    <w:rPr>
      <w:rFonts w:ascii="Times New Roman" w:eastAsia="Times New Roman" w:hAnsi="Times New Roman" w:cs="Times New Roman"/>
      <w:b/>
      <w:bCs/>
      <w:kern w:val="36"/>
      <w:sz w:val="48"/>
      <w:szCs w:val="48"/>
      <w:lang w:eastAsia="nb-NO"/>
    </w:rPr>
  </w:style>
  <w:style w:type="character" w:customStyle="1" w:styleId="Overskrift3Tegn">
    <w:name w:val="Overskrift 3 Tegn"/>
    <w:basedOn w:val="Standardskriftforavsnitt"/>
    <w:link w:val="Overskrift3"/>
    <w:uiPriority w:val="9"/>
    <w:semiHidden/>
    <w:rsid w:val="004265CE"/>
    <w:rPr>
      <w:rFonts w:asciiTheme="majorHAnsi" w:eastAsiaTheme="majorEastAsia" w:hAnsiTheme="majorHAnsi" w:cstheme="majorBidi"/>
      <w:color w:val="1F4D78" w:themeColor="accent1" w:themeShade="7F"/>
      <w:sz w:val="24"/>
      <w:szCs w:val="24"/>
    </w:rPr>
  </w:style>
  <w:style w:type="character" w:styleId="Hyperkobling">
    <w:name w:val="Hyperlink"/>
    <w:basedOn w:val="Standardskriftforavsnitt"/>
    <w:uiPriority w:val="99"/>
    <w:unhideWhenUsed/>
    <w:rsid w:val="004265CE"/>
    <w:rPr>
      <w:color w:val="0000FF"/>
      <w:u w:val="single"/>
    </w:rPr>
  </w:style>
  <w:style w:type="character" w:customStyle="1" w:styleId="Overskrift2Tegn">
    <w:name w:val="Overskrift 2 Tegn"/>
    <w:basedOn w:val="Standardskriftforavsnitt"/>
    <w:link w:val="Overskrift2"/>
    <w:uiPriority w:val="9"/>
    <w:semiHidden/>
    <w:rsid w:val="00651A32"/>
    <w:rPr>
      <w:rFonts w:asciiTheme="majorHAnsi" w:eastAsiaTheme="majorEastAsia" w:hAnsiTheme="majorHAnsi" w:cstheme="majorBidi"/>
      <w:color w:val="2E74B5" w:themeColor="accent1" w:themeShade="BF"/>
      <w:sz w:val="26"/>
      <w:szCs w:val="26"/>
    </w:rPr>
  </w:style>
  <w:style w:type="character" w:customStyle="1" w:styleId="Overskrift5Tegn">
    <w:name w:val="Overskrift 5 Tegn"/>
    <w:basedOn w:val="Standardskriftforavsnitt"/>
    <w:link w:val="Overskrift5"/>
    <w:uiPriority w:val="9"/>
    <w:semiHidden/>
    <w:rsid w:val="00A3193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942">
      <w:bodyDiv w:val="1"/>
      <w:marLeft w:val="0"/>
      <w:marRight w:val="0"/>
      <w:marTop w:val="0"/>
      <w:marBottom w:val="0"/>
      <w:divBdr>
        <w:top w:val="none" w:sz="0" w:space="0" w:color="auto"/>
        <w:left w:val="none" w:sz="0" w:space="0" w:color="auto"/>
        <w:bottom w:val="none" w:sz="0" w:space="0" w:color="auto"/>
        <w:right w:val="none" w:sz="0" w:space="0" w:color="auto"/>
      </w:divBdr>
    </w:div>
    <w:div w:id="33821604">
      <w:bodyDiv w:val="1"/>
      <w:marLeft w:val="0"/>
      <w:marRight w:val="0"/>
      <w:marTop w:val="0"/>
      <w:marBottom w:val="0"/>
      <w:divBdr>
        <w:top w:val="none" w:sz="0" w:space="0" w:color="auto"/>
        <w:left w:val="none" w:sz="0" w:space="0" w:color="auto"/>
        <w:bottom w:val="none" w:sz="0" w:space="0" w:color="auto"/>
        <w:right w:val="none" w:sz="0" w:space="0" w:color="auto"/>
      </w:divBdr>
      <w:divsChild>
        <w:div w:id="89863109">
          <w:marLeft w:val="0"/>
          <w:marRight w:val="0"/>
          <w:marTop w:val="0"/>
          <w:marBottom w:val="0"/>
          <w:divBdr>
            <w:top w:val="none" w:sz="0" w:space="0" w:color="auto"/>
            <w:left w:val="none" w:sz="0" w:space="0" w:color="auto"/>
            <w:bottom w:val="none" w:sz="0" w:space="0" w:color="auto"/>
            <w:right w:val="none" w:sz="0" w:space="0" w:color="auto"/>
          </w:divBdr>
          <w:divsChild>
            <w:div w:id="1029137819">
              <w:marLeft w:val="0"/>
              <w:marRight w:val="0"/>
              <w:marTop w:val="0"/>
              <w:marBottom w:val="0"/>
              <w:divBdr>
                <w:top w:val="none" w:sz="0" w:space="0" w:color="auto"/>
                <w:left w:val="none" w:sz="0" w:space="0" w:color="auto"/>
                <w:bottom w:val="none" w:sz="0" w:space="0" w:color="auto"/>
                <w:right w:val="none" w:sz="0" w:space="0" w:color="auto"/>
              </w:divBdr>
            </w:div>
          </w:divsChild>
        </w:div>
        <w:div w:id="485898047">
          <w:marLeft w:val="0"/>
          <w:marRight w:val="0"/>
          <w:marTop w:val="0"/>
          <w:marBottom w:val="0"/>
          <w:divBdr>
            <w:top w:val="none" w:sz="0" w:space="0" w:color="auto"/>
            <w:left w:val="none" w:sz="0" w:space="0" w:color="auto"/>
            <w:bottom w:val="none" w:sz="0" w:space="0" w:color="auto"/>
            <w:right w:val="none" w:sz="0" w:space="0" w:color="auto"/>
          </w:divBdr>
        </w:div>
      </w:divsChild>
    </w:div>
    <w:div w:id="77294214">
      <w:bodyDiv w:val="1"/>
      <w:marLeft w:val="0"/>
      <w:marRight w:val="0"/>
      <w:marTop w:val="0"/>
      <w:marBottom w:val="0"/>
      <w:divBdr>
        <w:top w:val="none" w:sz="0" w:space="0" w:color="auto"/>
        <w:left w:val="none" w:sz="0" w:space="0" w:color="auto"/>
        <w:bottom w:val="none" w:sz="0" w:space="0" w:color="auto"/>
        <w:right w:val="none" w:sz="0" w:space="0" w:color="auto"/>
      </w:divBdr>
      <w:divsChild>
        <w:div w:id="1216430494">
          <w:marLeft w:val="0"/>
          <w:marRight w:val="0"/>
          <w:marTop w:val="0"/>
          <w:marBottom w:val="0"/>
          <w:divBdr>
            <w:top w:val="none" w:sz="0" w:space="0" w:color="auto"/>
            <w:left w:val="none" w:sz="0" w:space="0" w:color="auto"/>
            <w:bottom w:val="none" w:sz="0" w:space="0" w:color="auto"/>
            <w:right w:val="none" w:sz="0" w:space="0" w:color="auto"/>
          </w:divBdr>
          <w:divsChild>
            <w:div w:id="1223910485">
              <w:marLeft w:val="0"/>
              <w:marRight w:val="0"/>
              <w:marTop w:val="0"/>
              <w:marBottom w:val="0"/>
              <w:divBdr>
                <w:top w:val="none" w:sz="0" w:space="0" w:color="auto"/>
                <w:left w:val="none" w:sz="0" w:space="0" w:color="auto"/>
                <w:bottom w:val="none" w:sz="0" w:space="0" w:color="auto"/>
                <w:right w:val="none" w:sz="0" w:space="0" w:color="auto"/>
              </w:divBdr>
            </w:div>
          </w:divsChild>
        </w:div>
        <w:div w:id="1711107273">
          <w:marLeft w:val="0"/>
          <w:marRight w:val="0"/>
          <w:marTop w:val="0"/>
          <w:marBottom w:val="0"/>
          <w:divBdr>
            <w:top w:val="none" w:sz="0" w:space="0" w:color="auto"/>
            <w:left w:val="none" w:sz="0" w:space="0" w:color="auto"/>
            <w:bottom w:val="none" w:sz="0" w:space="0" w:color="auto"/>
            <w:right w:val="none" w:sz="0" w:space="0" w:color="auto"/>
          </w:divBdr>
        </w:div>
      </w:divsChild>
    </w:div>
    <w:div w:id="126240898">
      <w:bodyDiv w:val="1"/>
      <w:marLeft w:val="0"/>
      <w:marRight w:val="0"/>
      <w:marTop w:val="0"/>
      <w:marBottom w:val="0"/>
      <w:divBdr>
        <w:top w:val="none" w:sz="0" w:space="0" w:color="auto"/>
        <w:left w:val="none" w:sz="0" w:space="0" w:color="auto"/>
        <w:bottom w:val="none" w:sz="0" w:space="0" w:color="auto"/>
        <w:right w:val="none" w:sz="0" w:space="0" w:color="auto"/>
      </w:divBdr>
      <w:divsChild>
        <w:div w:id="1011836767">
          <w:marLeft w:val="0"/>
          <w:marRight w:val="0"/>
          <w:marTop w:val="0"/>
          <w:marBottom w:val="0"/>
          <w:divBdr>
            <w:top w:val="none" w:sz="0" w:space="0" w:color="auto"/>
            <w:left w:val="none" w:sz="0" w:space="0" w:color="auto"/>
            <w:bottom w:val="none" w:sz="0" w:space="0" w:color="auto"/>
            <w:right w:val="none" w:sz="0" w:space="0" w:color="auto"/>
          </w:divBdr>
          <w:divsChild>
            <w:div w:id="1812791681">
              <w:marLeft w:val="0"/>
              <w:marRight w:val="0"/>
              <w:marTop w:val="0"/>
              <w:marBottom w:val="0"/>
              <w:divBdr>
                <w:top w:val="none" w:sz="0" w:space="0" w:color="auto"/>
                <w:left w:val="none" w:sz="0" w:space="0" w:color="auto"/>
                <w:bottom w:val="none" w:sz="0" w:space="0" w:color="auto"/>
                <w:right w:val="none" w:sz="0" w:space="0" w:color="auto"/>
              </w:divBdr>
            </w:div>
          </w:divsChild>
        </w:div>
        <w:div w:id="1082217024">
          <w:marLeft w:val="0"/>
          <w:marRight w:val="0"/>
          <w:marTop w:val="0"/>
          <w:marBottom w:val="0"/>
          <w:divBdr>
            <w:top w:val="none" w:sz="0" w:space="0" w:color="auto"/>
            <w:left w:val="none" w:sz="0" w:space="0" w:color="auto"/>
            <w:bottom w:val="none" w:sz="0" w:space="0" w:color="auto"/>
            <w:right w:val="none" w:sz="0" w:space="0" w:color="auto"/>
          </w:divBdr>
        </w:div>
      </w:divsChild>
    </w:div>
    <w:div w:id="394283370">
      <w:bodyDiv w:val="1"/>
      <w:marLeft w:val="0"/>
      <w:marRight w:val="0"/>
      <w:marTop w:val="0"/>
      <w:marBottom w:val="0"/>
      <w:divBdr>
        <w:top w:val="none" w:sz="0" w:space="0" w:color="auto"/>
        <w:left w:val="none" w:sz="0" w:space="0" w:color="auto"/>
        <w:bottom w:val="none" w:sz="0" w:space="0" w:color="auto"/>
        <w:right w:val="none" w:sz="0" w:space="0" w:color="auto"/>
      </w:divBdr>
      <w:divsChild>
        <w:div w:id="1764449574">
          <w:marLeft w:val="0"/>
          <w:marRight w:val="0"/>
          <w:marTop w:val="0"/>
          <w:marBottom w:val="0"/>
          <w:divBdr>
            <w:top w:val="none" w:sz="0" w:space="0" w:color="auto"/>
            <w:left w:val="none" w:sz="0" w:space="0" w:color="auto"/>
            <w:bottom w:val="none" w:sz="0" w:space="0" w:color="auto"/>
            <w:right w:val="none" w:sz="0" w:space="0" w:color="auto"/>
          </w:divBdr>
          <w:divsChild>
            <w:div w:id="538469655">
              <w:marLeft w:val="0"/>
              <w:marRight w:val="0"/>
              <w:marTop w:val="0"/>
              <w:marBottom w:val="0"/>
              <w:divBdr>
                <w:top w:val="none" w:sz="0" w:space="0" w:color="auto"/>
                <w:left w:val="none" w:sz="0" w:space="0" w:color="auto"/>
                <w:bottom w:val="none" w:sz="0" w:space="0" w:color="auto"/>
                <w:right w:val="none" w:sz="0" w:space="0" w:color="auto"/>
              </w:divBdr>
              <w:divsChild>
                <w:div w:id="654534941">
                  <w:marLeft w:val="0"/>
                  <w:marRight w:val="0"/>
                  <w:marTop w:val="0"/>
                  <w:marBottom w:val="0"/>
                  <w:divBdr>
                    <w:top w:val="none" w:sz="0" w:space="0" w:color="auto"/>
                    <w:left w:val="none" w:sz="0" w:space="0" w:color="auto"/>
                    <w:bottom w:val="none" w:sz="0" w:space="0" w:color="auto"/>
                    <w:right w:val="none" w:sz="0" w:space="0" w:color="auto"/>
                  </w:divBdr>
                </w:div>
              </w:divsChild>
            </w:div>
            <w:div w:id="5747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613">
      <w:bodyDiv w:val="1"/>
      <w:marLeft w:val="0"/>
      <w:marRight w:val="0"/>
      <w:marTop w:val="0"/>
      <w:marBottom w:val="0"/>
      <w:divBdr>
        <w:top w:val="none" w:sz="0" w:space="0" w:color="auto"/>
        <w:left w:val="none" w:sz="0" w:space="0" w:color="auto"/>
        <w:bottom w:val="none" w:sz="0" w:space="0" w:color="auto"/>
        <w:right w:val="none" w:sz="0" w:space="0" w:color="auto"/>
      </w:divBdr>
    </w:div>
    <w:div w:id="610402736">
      <w:bodyDiv w:val="1"/>
      <w:marLeft w:val="0"/>
      <w:marRight w:val="0"/>
      <w:marTop w:val="0"/>
      <w:marBottom w:val="0"/>
      <w:divBdr>
        <w:top w:val="none" w:sz="0" w:space="0" w:color="auto"/>
        <w:left w:val="none" w:sz="0" w:space="0" w:color="auto"/>
        <w:bottom w:val="none" w:sz="0" w:space="0" w:color="auto"/>
        <w:right w:val="none" w:sz="0" w:space="0" w:color="auto"/>
      </w:divBdr>
      <w:divsChild>
        <w:div w:id="159781465">
          <w:marLeft w:val="0"/>
          <w:marRight w:val="0"/>
          <w:marTop w:val="0"/>
          <w:marBottom w:val="0"/>
          <w:divBdr>
            <w:top w:val="none" w:sz="0" w:space="0" w:color="auto"/>
            <w:left w:val="none" w:sz="0" w:space="0" w:color="auto"/>
            <w:bottom w:val="none" w:sz="0" w:space="0" w:color="auto"/>
            <w:right w:val="none" w:sz="0" w:space="0" w:color="auto"/>
          </w:divBdr>
          <w:divsChild>
            <w:div w:id="1515073229">
              <w:marLeft w:val="0"/>
              <w:marRight w:val="0"/>
              <w:marTop w:val="0"/>
              <w:marBottom w:val="0"/>
              <w:divBdr>
                <w:top w:val="none" w:sz="0" w:space="0" w:color="auto"/>
                <w:left w:val="none" w:sz="0" w:space="0" w:color="auto"/>
                <w:bottom w:val="none" w:sz="0" w:space="0" w:color="auto"/>
                <w:right w:val="none" w:sz="0" w:space="0" w:color="auto"/>
              </w:divBdr>
            </w:div>
          </w:divsChild>
        </w:div>
        <w:div w:id="1374816164">
          <w:marLeft w:val="0"/>
          <w:marRight w:val="0"/>
          <w:marTop w:val="0"/>
          <w:marBottom w:val="0"/>
          <w:divBdr>
            <w:top w:val="none" w:sz="0" w:space="0" w:color="auto"/>
            <w:left w:val="none" w:sz="0" w:space="0" w:color="auto"/>
            <w:bottom w:val="none" w:sz="0" w:space="0" w:color="auto"/>
            <w:right w:val="none" w:sz="0" w:space="0" w:color="auto"/>
          </w:divBdr>
        </w:div>
      </w:divsChild>
    </w:div>
    <w:div w:id="674188118">
      <w:bodyDiv w:val="1"/>
      <w:marLeft w:val="0"/>
      <w:marRight w:val="0"/>
      <w:marTop w:val="0"/>
      <w:marBottom w:val="0"/>
      <w:divBdr>
        <w:top w:val="none" w:sz="0" w:space="0" w:color="auto"/>
        <w:left w:val="none" w:sz="0" w:space="0" w:color="auto"/>
        <w:bottom w:val="none" w:sz="0" w:space="0" w:color="auto"/>
        <w:right w:val="none" w:sz="0" w:space="0" w:color="auto"/>
      </w:divBdr>
      <w:divsChild>
        <w:div w:id="1604798596">
          <w:marLeft w:val="0"/>
          <w:marRight w:val="0"/>
          <w:marTop w:val="0"/>
          <w:marBottom w:val="0"/>
          <w:divBdr>
            <w:top w:val="none" w:sz="0" w:space="0" w:color="auto"/>
            <w:left w:val="none" w:sz="0" w:space="0" w:color="auto"/>
            <w:bottom w:val="none" w:sz="0" w:space="0" w:color="auto"/>
            <w:right w:val="none" w:sz="0" w:space="0" w:color="auto"/>
          </w:divBdr>
          <w:divsChild>
            <w:div w:id="412363504">
              <w:marLeft w:val="0"/>
              <w:marRight w:val="0"/>
              <w:marTop w:val="0"/>
              <w:marBottom w:val="0"/>
              <w:divBdr>
                <w:top w:val="none" w:sz="0" w:space="0" w:color="auto"/>
                <w:left w:val="none" w:sz="0" w:space="0" w:color="auto"/>
                <w:bottom w:val="none" w:sz="0" w:space="0" w:color="auto"/>
                <w:right w:val="none" w:sz="0" w:space="0" w:color="auto"/>
              </w:divBdr>
              <w:divsChild>
                <w:div w:id="1093671325">
                  <w:marLeft w:val="0"/>
                  <w:marRight w:val="0"/>
                  <w:marTop w:val="0"/>
                  <w:marBottom w:val="0"/>
                  <w:divBdr>
                    <w:top w:val="none" w:sz="0" w:space="0" w:color="auto"/>
                    <w:left w:val="none" w:sz="0" w:space="0" w:color="auto"/>
                    <w:bottom w:val="none" w:sz="0" w:space="0" w:color="auto"/>
                    <w:right w:val="none" w:sz="0" w:space="0" w:color="auto"/>
                  </w:divBdr>
                </w:div>
              </w:divsChild>
            </w:div>
            <w:div w:id="1471509464">
              <w:marLeft w:val="0"/>
              <w:marRight w:val="0"/>
              <w:marTop w:val="0"/>
              <w:marBottom w:val="0"/>
              <w:divBdr>
                <w:top w:val="none" w:sz="0" w:space="0" w:color="auto"/>
                <w:left w:val="none" w:sz="0" w:space="0" w:color="auto"/>
                <w:bottom w:val="none" w:sz="0" w:space="0" w:color="auto"/>
                <w:right w:val="none" w:sz="0" w:space="0" w:color="auto"/>
              </w:divBdr>
              <w:divsChild>
                <w:div w:id="767627690">
                  <w:marLeft w:val="0"/>
                  <w:marRight w:val="0"/>
                  <w:marTop w:val="0"/>
                  <w:marBottom w:val="0"/>
                  <w:divBdr>
                    <w:top w:val="single" w:sz="2" w:space="0" w:color="FF0000"/>
                    <w:left w:val="single" w:sz="2" w:space="0" w:color="FF0000"/>
                    <w:bottom w:val="single" w:sz="2" w:space="0" w:color="FF0000"/>
                    <w:right w:val="single" w:sz="2" w:space="0" w:color="FF0000"/>
                  </w:divBdr>
                </w:div>
                <w:div w:id="549268465">
                  <w:marLeft w:val="0"/>
                  <w:marRight w:val="0"/>
                  <w:marTop w:val="0"/>
                  <w:marBottom w:val="0"/>
                  <w:divBdr>
                    <w:top w:val="single" w:sz="2" w:space="0" w:color="FF0000"/>
                    <w:left w:val="single" w:sz="2" w:space="0" w:color="FF0000"/>
                    <w:bottom w:val="single" w:sz="2" w:space="0" w:color="FF0000"/>
                    <w:right w:val="single" w:sz="2" w:space="0" w:color="FF0000"/>
                  </w:divBdr>
                </w:div>
                <w:div w:id="863715351">
                  <w:marLeft w:val="0"/>
                  <w:marRight w:val="0"/>
                  <w:marTop w:val="0"/>
                  <w:marBottom w:val="0"/>
                  <w:divBdr>
                    <w:top w:val="none" w:sz="0" w:space="0" w:color="auto"/>
                    <w:left w:val="none" w:sz="0" w:space="0" w:color="auto"/>
                    <w:bottom w:val="none" w:sz="0" w:space="0" w:color="auto"/>
                    <w:right w:val="none" w:sz="0" w:space="0" w:color="auto"/>
                  </w:divBdr>
                  <w:divsChild>
                    <w:div w:id="2073040195">
                      <w:marLeft w:val="0"/>
                      <w:marRight w:val="0"/>
                      <w:marTop w:val="0"/>
                      <w:marBottom w:val="0"/>
                      <w:divBdr>
                        <w:top w:val="none" w:sz="0" w:space="0" w:color="auto"/>
                        <w:left w:val="none" w:sz="0" w:space="0" w:color="auto"/>
                        <w:bottom w:val="none" w:sz="0" w:space="0" w:color="auto"/>
                        <w:right w:val="none" w:sz="0" w:space="0" w:color="auto"/>
                      </w:divBdr>
                      <w:divsChild>
                        <w:div w:id="838158810">
                          <w:marLeft w:val="0"/>
                          <w:marRight w:val="0"/>
                          <w:marTop w:val="0"/>
                          <w:marBottom w:val="0"/>
                          <w:divBdr>
                            <w:top w:val="none" w:sz="0" w:space="0" w:color="auto"/>
                            <w:left w:val="none" w:sz="0" w:space="0" w:color="auto"/>
                            <w:bottom w:val="none" w:sz="0" w:space="0" w:color="auto"/>
                            <w:right w:val="none" w:sz="0" w:space="0" w:color="auto"/>
                          </w:divBdr>
                        </w:div>
                        <w:div w:id="181013558">
                          <w:marLeft w:val="0"/>
                          <w:marRight w:val="0"/>
                          <w:marTop w:val="0"/>
                          <w:marBottom w:val="0"/>
                          <w:divBdr>
                            <w:top w:val="none" w:sz="0" w:space="0" w:color="auto"/>
                            <w:left w:val="none" w:sz="0" w:space="0" w:color="auto"/>
                            <w:bottom w:val="none" w:sz="0" w:space="0" w:color="auto"/>
                            <w:right w:val="none" w:sz="0" w:space="0" w:color="auto"/>
                          </w:divBdr>
                        </w:div>
                      </w:divsChild>
                    </w:div>
                    <w:div w:id="988945542">
                      <w:marLeft w:val="0"/>
                      <w:marRight w:val="0"/>
                      <w:marTop w:val="0"/>
                      <w:marBottom w:val="0"/>
                      <w:divBdr>
                        <w:top w:val="none" w:sz="0" w:space="0" w:color="auto"/>
                        <w:left w:val="none" w:sz="0" w:space="0" w:color="auto"/>
                        <w:bottom w:val="none" w:sz="0" w:space="0" w:color="auto"/>
                        <w:right w:val="none" w:sz="0" w:space="0" w:color="auto"/>
                      </w:divBdr>
                      <w:divsChild>
                        <w:div w:id="231619170">
                          <w:marLeft w:val="0"/>
                          <w:marRight w:val="0"/>
                          <w:marTop w:val="0"/>
                          <w:marBottom w:val="0"/>
                          <w:divBdr>
                            <w:top w:val="none" w:sz="0" w:space="0" w:color="auto"/>
                            <w:left w:val="none" w:sz="0" w:space="0" w:color="auto"/>
                            <w:bottom w:val="none" w:sz="0" w:space="0" w:color="auto"/>
                            <w:right w:val="none" w:sz="0" w:space="0" w:color="auto"/>
                          </w:divBdr>
                        </w:div>
                        <w:div w:id="561016638">
                          <w:marLeft w:val="0"/>
                          <w:marRight w:val="0"/>
                          <w:marTop w:val="0"/>
                          <w:marBottom w:val="0"/>
                          <w:divBdr>
                            <w:top w:val="none" w:sz="0" w:space="0" w:color="auto"/>
                            <w:left w:val="none" w:sz="0" w:space="0" w:color="auto"/>
                            <w:bottom w:val="none" w:sz="0" w:space="0" w:color="auto"/>
                            <w:right w:val="none" w:sz="0" w:space="0" w:color="auto"/>
                          </w:divBdr>
                        </w:div>
                      </w:divsChild>
                    </w:div>
                    <w:div w:id="498429821">
                      <w:marLeft w:val="0"/>
                      <w:marRight w:val="0"/>
                      <w:marTop w:val="0"/>
                      <w:marBottom w:val="0"/>
                      <w:divBdr>
                        <w:top w:val="none" w:sz="0" w:space="0" w:color="auto"/>
                        <w:left w:val="none" w:sz="0" w:space="0" w:color="auto"/>
                        <w:bottom w:val="none" w:sz="0" w:space="0" w:color="auto"/>
                        <w:right w:val="none" w:sz="0" w:space="0" w:color="auto"/>
                      </w:divBdr>
                      <w:divsChild>
                        <w:div w:id="463087835">
                          <w:marLeft w:val="0"/>
                          <w:marRight w:val="0"/>
                          <w:marTop w:val="0"/>
                          <w:marBottom w:val="0"/>
                          <w:divBdr>
                            <w:top w:val="none" w:sz="0" w:space="0" w:color="auto"/>
                            <w:left w:val="none" w:sz="0" w:space="0" w:color="auto"/>
                            <w:bottom w:val="none" w:sz="0" w:space="0" w:color="auto"/>
                            <w:right w:val="none" w:sz="0" w:space="0" w:color="auto"/>
                          </w:divBdr>
                        </w:div>
                        <w:div w:id="1975483068">
                          <w:marLeft w:val="0"/>
                          <w:marRight w:val="0"/>
                          <w:marTop w:val="0"/>
                          <w:marBottom w:val="0"/>
                          <w:divBdr>
                            <w:top w:val="none" w:sz="0" w:space="0" w:color="auto"/>
                            <w:left w:val="none" w:sz="0" w:space="0" w:color="auto"/>
                            <w:bottom w:val="none" w:sz="0" w:space="0" w:color="auto"/>
                            <w:right w:val="none" w:sz="0" w:space="0" w:color="auto"/>
                          </w:divBdr>
                        </w:div>
                      </w:divsChild>
                    </w:div>
                    <w:div w:id="1476946616">
                      <w:marLeft w:val="0"/>
                      <w:marRight w:val="0"/>
                      <w:marTop w:val="0"/>
                      <w:marBottom w:val="0"/>
                      <w:divBdr>
                        <w:top w:val="none" w:sz="0" w:space="0" w:color="auto"/>
                        <w:left w:val="none" w:sz="0" w:space="0" w:color="auto"/>
                        <w:bottom w:val="none" w:sz="0" w:space="0" w:color="auto"/>
                        <w:right w:val="none" w:sz="0" w:space="0" w:color="auto"/>
                      </w:divBdr>
                      <w:divsChild>
                        <w:div w:id="481505621">
                          <w:marLeft w:val="0"/>
                          <w:marRight w:val="0"/>
                          <w:marTop w:val="0"/>
                          <w:marBottom w:val="0"/>
                          <w:divBdr>
                            <w:top w:val="none" w:sz="0" w:space="0" w:color="auto"/>
                            <w:left w:val="none" w:sz="0" w:space="0" w:color="auto"/>
                            <w:bottom w:val="none" w:sz="0" w:space="0" w:color="auto"/>
                            <w:right w:val="none" w:sz="0" w:space="0" w:color="auto"/>
                          </w:divBdr>
                        </w:div>
                        <w:div w:id="20276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870829">
          <w:marLeft w:val="0"/>
          <w:marRight w:val="0"/>
          <w:marTop w:val="0"/>
          <w:marBottom w:val="0"/>
          <w:divBdr>
            <w:top w:val="none" w:sz="0" w:space="0" w:color="auto"/>
            <w:left w:val="none" w:sz="0" w:space="0" w:color="auto"/>
            <w:bottom w:val="none" w:sz="0" w:space="0" w:color="auto"/>
            <w:right w:val="none" w:sz="0" w:space="0" w:color="auto"/>
          </w:divBdr>
          <w:divsChild>
            <w:div w:id="626203961">
              <w:marLeft w:val="0"/>
              <w:marRight w:val="0"/>
              <w:marTop w:val="0"/>
              <w:marBottom w:val="0"/>
              <w:divBdr>
                <w:top w:val="none" w:sz="0" w:space="0" w:color="auto"/>
                <w:left w:val="none" w:sz="0" w:space="0" w:color="auto"/>
                <w:bottom w:val="none" w:sz="0" w:space="0" w:color="auto"/>
                <w:right w:val="none" w:sz="0" w:space="0" w:color="auto"/>
              </w:divBdr>
              <w:divsChild>
                <w:div w:id="747774419">
                  <w:marLeft w:val="0"/>
                  <w:marRight w:val="0"/>
                  <w:marTop w:val="0"/>
                  <w:marBottom w:val="0"/>
                  <w:divBdr>
                    <w:top w:val="none" w:sz="0" w:space="0" w:color="auto"/>
                    <w:left w:val="none" w:sz="0" w:space="0" w:color="auto"/>
                    <w:bottom w:val="none" w:sz="0" w:space="0" w:color="auto"/>
                    <w:right w:val="none" w:sz="0" w:space="0" w:color="auto"/>
                  </w:divBdr>
                  <w:divsChild>
                    <w:div w:id="845901232">
                      <w:marLeft w:val="0"/>
                      <w:marRight w:val="0"/>
                      <w:marTop w:val="0"/>
                      <w:marBottom w:val="0"/>
                      <w:divBdr>
                        <w:top w:val="none" w:sz="0" w:space="0" w:color="auto"/>
                        <w:left w:val="none" w:sz="0" w:space="0" w:color="auto"/>
                        <w:bottom w:val="none" w:sz="0" w:space="0" w:color="auto"/>
                        <w:right w:val="none" w:sz="0" w:space="0" w:color="auto"/>
                      </w:divBdr>
                      <w:divsChild>
                        <w:div w:id="1537501509">
                          <w:marLeft w:val="0"/>
                          <w:marRight w:val="0"/>
                          <w:marTop w:val="0"/>
                          <w:marBottom w:val="0"/>
                          <w:divBdr>
                            <w:top w:val="none" w:sz="0" w:space="0" w:color="auto"/>
                            <w:left w:val="none" w:sz="0" w:space="0" w:color="auto"/>
                            <w:bottom w:val="none" w:sz="0" w:space="0" w:color="auto"/>
                            <w:right w:val="none" w:sz="0" w:space="0" w:color="auto"/>
                          </w:divBdr>
                          <w:divsChild>
                            <w:div w:id="2055306925">
                              <w:marLeft w:val="0"/>
                              <w:marRight w:val="0"/>
                              <w:marTop w:val="0"/>
                              <w:marBottom w:val="0"/>
                              <w:divBdr>
                                <w:top w:val="none" w:sz="0" w:space="0" w:color="auto"/>
                                <w:left w:val="none" w:sz="0" w:space="0" w:color="auto"/>
                                <w:bottom w:val="none" w:sz="0" w:space="0" w:color="auto"/>
                                <w:right w:val="none" w:sz="0" w:space="0" w:color="auto"/>
                              </w:divBdr>
                            </w:div>
                          </w:divsChild>
                        </w:div>
                        <w:div w:id="1021666106">
                          <w:marLeft w:val="0"/>
                          <w:marRight w:val="0"/>
                          <w:marTop w:val="0"/>
                          <w:marBottom w:val="0"/>
                          <w:divBdr>
                            <w:top w:val="none" w:sz="0" w:space="0" w:color="auto"/>
                            <w:left w:val="none" w:sz="0" w:space="0" w:color="auto"/>
                            <w:bottom w:val="none" w:sz="0" w:space="0" w:color="auto"/>
                            <w:right w:val="none" w:sz="0" w:space="0" w:color="auto"/>
                          </w:divBdr>
                          <w:divsChild>
                            <w:div w:id="451019541">
                              <w:marLeft w:val="0"/>
                              <w:marRight w:val="0"/>
                              <w:marTop w:val="0"/>
                              <w:marBottom w:val="0"/>
                              <w:divBdr>
                                <w:top w:val="none" w:sz="0" w:space="0" w:color="auto"/>
                                <w:left w:val="none" w:sz="0" w:space="0" w:color="auto"/>
                                <w:bottom w:val="none" w:sz="0" w:space="0" w:color="auto"/>
                                <w:right w:val="none" w:sz="0" w:space="0" w:color="auto"/>
                              </w:divBdr>
                            </w:div>
                          </w:divsChild>
                        </w:div>
                        <w:div w:id="1586913874">
                          <w:marLeft w:val="0"/>
                          <w:marRight w:val="0"/>
                          <w:marTop w:val="0"/>
                          <w:marBottom w:val="0"/>
                          <w:divBdr>
                            <w:top w:val="none" w:sz="0" w:space="0" w:color="auto"/>
                            <w:left w:val="none" w:sz="0" w:space="0" w:color="auto"/>
                            <w:bottom w:val="none" w:sz="0" w:space="0" w:color="auto"/>
                            <w:right w:val="none" w:sz="0" w:space="0" w:color="auto"/>
                          </w:divBdr>
                          <w:divsChild>
                            <w:div w:id="1257249419">
                              <w:marLeft w:val="0"/>
                              <w:marRight w:val="0"/>
                              <w:marTop w:val="0"/>
                              <w:marBottom w:val="0"/>
                              <w:divBdr>
                                <w:top w:val="none" w:sz="0" w:space="0" w:color="auto"/>
                                <w:left w:val="none" w:sz="0" w:space="0" w:color="auto"/>
                                <w:bottom w:val="none" w:sz="0" w:space="0" w:color="auto"/>
                                <w:right w:val="none" w:sz="0" w:space="0" w:color="auto"/>
                              </w:divBdr>
                            </w:div>
                          </w:divsChild>
                        </w:div>
                        <w:div w:id="1934706532">
                          <w:marLeft w:val="0"/>
                          <w:marRight w:val="0"/>
                          <w:marTop w:val="0"/>
                          <w:marBottom w:val="0"/>
                          <w:divBdr>
                            <w:top w:val="none" w:sz="0" w:space="0" w:color="auto"/>
                            <w:left w:val="none" w:sz="0" w:space="0" w:color="auto"/>
                            <w:bottom w:val="none" w:sz="0" w:space="0" w:color="auto"/>
                            <w:right w:val="none" w:sz="0" w:space="0" w:color="auto"/>
                          </w:divBdr>
                          <w:divsChild>
                            <w:div w:id="413433464">
                              <w:marLeft w:val="0"/>
                              <w:marRight w:val="0"/>
                              <w:marTop w:val="0"/>
                              <w:marBottom w:val="0"/>
                              <w:divBdr>
                                <w:top w:val="none" w:sz="0" w:space="0" w:color="auto"/>
                                <w:left w:val="none" w:sz="0" w:space="0" w:color="auto"/>
                                <w:bottom w:val="none" w:sz="0" w:space="0" w:color="auto"/>
                                <w:right w:val="none" w:sz="0" w:space="0" w:color="auto"/>
                              </w:divBdr>
                            </w:div>
                          </w:divsChild>
                        </w:div>
                        <w:div w:id="583341679">
                          <w:marLeft w:val="0"/>
                          <w:marRight w:val="0"/>
                          <w:marTop w:val="0"/>
                          <w:marBottom w:val="0"/>
                          <w:divBdr>
                            <w:top w:val="none" w:sz="0" w:space="0" w:color="auto"/>
                            <w:left w:val="none" w:sz="0" w:space="0" w:color="auto"/>
                            <w:bottom w:val="none" w:sz="0" w:space="0" w:color="auto"/>
                            <w:right w:val="none" w:sz="0" w:space="0" w:color="auto"/>
                          </w:divBdr>
                          <w:divsChild>
                            <w:div w:id="1631672216">
                              <w:marLeft w:val="0"/>
                              <w:marRight w:val="0"/>
                              <w:marTop w:val="0"/>
                              <w:marBottom w:val="0"/>
                              <w:divBdr>
                                <w:top w:val="none" w:sz="0" w:space="0" w:color="auto"/>
                                <w:left w:val="none" w:sz="0" w:space="0" w:color="auto"/>
                                <w:bottom w:val="none" w:sz="0" w:space="0" w:color="auto"/>
                                <w:right w:val="none" w:sz="0" w:space="0" w:color="auto"/>
                              </w:divBdr>
                            </w:div>
                            <w:div w:id="1929998100">
                              <w:marLeft w:val="0"/>
                              <w:marRight w:val="0"/>
                              <w:marTop w:val="0"/>
                              <w:marBottom w:val="0"/>
                              <w:divBdr>
                                <w:top w:val="none" w:sz="0" w:space="0" w:color="auto"/>
                                <w:left w:val="none" w:sz="0" w:space="0" w:color="auto"/>
                                <w:bottom w:val="none" w:sz="0" w:space="0" w:color="auto"/>
                                <w:right w:val="none" w:sz="0" w:space="0" w:color="auto"/>
                              </w:divBdr>
                            </w:div>
                            <w:div w:id="1925335446">
                              <w:marLeft w:val="0"/>
                              <w:marRight w:val="0"/>
                              <w:marTop w:val="0"/>
                              <w:marBottom w:val="0"/>
                              <w:divBdr>
                                <w:top w:val="none" w:sz="0" w:space="0" w:color="auto"/>
                                <w:left w:val="none" w:sz="0" w:space="0" w:color="auto"/>
                                <w:bottom w:val="none" w:sz="0" w:space="0" w:color="auto"/>
                                <w:right w:val="none" w:sz="0" w:space="0" w:color="auto"/>
                              </w:divBdr>
                            </w:div>
                            <w:div w:id="798884647">
                              <w:marLeft w:val="0"/>
                              <w:marRight w:val="0"/>
                              <w:marTop w:val="0"/>
                              <w:marBottom w:val="0"/>
                              <w:divBdr>
                                <w:top w:val="none" w:sz="0" w:space="0" w:color="auto"/>
                                <w:left w:val="none" w:sz="0" w:space="0" w:color="auto"/>
                                <w:bottom w:val="none" w:sz="0" w:space="0" w:color="auto"/>
                                <w:right w:val="none" w:sz="0" w:space="0" w:color="auto"/>
                              </w:divBdr>
                            </w:div>
                            <w:div w:id="1718311783">
                              <w:marLeft w:val="0"/>
                              <w:marRight w:val="0"/>
                              <w:marTop w:val="0"/>
                              <w:marBottom w:val="0"/>
                              <w:divBdr>
                                <w:top w:val="none" w:sz="0" w:space="0" w:color="auto"/>
                                <w:left w:val="none" w:sz="0" w:space="0" w:color="auto"/>
                                <w:bottom w:val="none" w:sz="0" w:space="0" w:color="auto"/>
                                <w:right w:val="none" w:sz="0" w:space="0" w:color="auto"/>
                              </w:divBdr>
                              <w:divsChild>
                                <w:div w:id="2049794754">
                                  <w:marLeft w:val="0"/>
                                  <w:marRight w:val="0"/>
                                  <w:marTop w:val="0"/>
                                  <w:marBottom w:val="0"/>
                                  <w:divBdr>
                                    <w:top w:val="none" w:sz="0" w:space="0" w:color="auto"/>
                                    <w:left w:val="none" w:sz="0" w:space="0" w:color="auto"/>
                                    <w:bottom w:val="none" w:sz="0" w:space="0" w:color="auto"/>
                                    <w:right w:val="none" w:sz="0" w:space="0" w:color="auto"/>
                                  </w:divBdr>
                                </w:div>
                                <w:div w:id="122251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052791">
          <w:marLeft w:val="0"/>
          <w:marRight w:val="0"/>
          <w:marTop w:val="0"/>
          <w:marBottom w:val="0"/>
          <w:divBdr>
            <w:top w:val="none" w:sz="0" w:space="0" w:color="auto"/>
            <w:left w:val="none" w:sz="0" w:space="0" w:color="auto"/>
            <w:bottom w:val="none" w:sz="0" w:space="0" w:color="auto"/>
            <w:right w:val="none" w:sz="0" w:space="0" w:color="auto"/>
          </w:divBdr>
          <w:divsChild>
            <w:div w:id="1606573117">
              <w:marLeft w:val="0"/>
              <w:marRight w:val="0"/>
              <w:marTop w:val="0"/>
              <w:marBottom w:val="0"/>
              <w:divBdr>
                <w:top w:val="none" w:sz="0" w:space="0" w:color="auto"/>
                <w:left w:val="none" w:sz="0" w:space="0" w:color="auto"/>
                <w:bottom w:val="none" w:sz="0" w:space="0" w:color="auto"/>
                <w:right w:val="none" w:sz="0" w:space="0" w:color="auto"/>
              </w:divBdr>
              <w:divsChild>
                <w:div w:id="2068452472">
                  <w:marLeft w:val="0"/>
                  <w:marRight w:val="0"/>
                  <w:marTop w:val="0"/>
                  <w:marBottom w:val="0"/>
                  <w:divBdr>
                    <w:top w:val="none" w:sz="0" w:space="0" w:color="auto"/>
                    <w:left w:val="none" w:sz="0" w:space="0" w:color="auto"/>
                    <w:bottom w:val="none" w:sz="0" w:space="0" w:color="auto"/>
                    <w:right w:val="none" w:sz="0" w:space="0" w:color="auto"/>
                  </w:divBdr>
                  <w:divsChild>
                    <w:div w:id="8726547">
                      <w:marLeft w:val="0"/>
                      <w:marRight w:val="0"/>
                      <w:marTop w:val="0"/>
                      <w:marBottom w:val="0"/>
                      <w:divBdr>
                        <w:top w:val="none" w:sz="0" w:space="0" w:color="auto"/>
                        <w:left w:val="none" w:sz="0" w:space="0" w:color="auto"/>
                        <w:bottom w:val="none" w:sz="0" w:space="0" w:color="auto"/>
                        <w:right w:val="none" w:sz="0" w:space="0" w:color="auto"/>
                      </w:divBdr>
                      <w:divsChild>
                        <w:div w:id="1438986644">
                          <w:marLeft w:val="0"/>
                          <w:marRight w:val="0"/>
                          <w:marTop w:val="0"/>
                          <w:marBottom w:val="0"/>
                          <w:divBdr>
                            <w:top w:val="none" w:sz="0" w:space="0" w:color="auto"/>
                            <w:left w:val="none" w:sz="0" w:space="0" w:color="auto"/>
                            <w:bottom w:val="none" w:sz="0" w:space="0" w:color="auto"/>
                            <w:right w:val="none" w:sz="0" w:space="0" w:color="auto"/>
                          </w:divBdr>
                          <w:divsChild>
                            <w:div w:id="99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3358249">
      <w:bodyDiv w:val="1"/>
      <w:marLeft w:val="0"/>
      <w:marRight w:val="0"/>
      <w:marTop w:val="0"/>
      <w:marBottom w:val="0"/>
      <w:divBdr>
        <w:top w:val="none" w:sz="0" w:space="0" w:color="auto"/>
        <w:left w:val="none" w:sz="0" w:space="0" w:color="auto"/>
        <w:bottom w:val="none" w:sz="0" w:space="0" w:color="auto"/>
        <w:right w:val="none" w:sz="0" w:space="0" w:color="auto"/>
      </w:divBdr>
      <w:divsChild>
        <w:div w:id="1180510958">
          <w:marLeft w:val="0"/>
          <w:marRight w:val="0"/>
          <w:marTop w:val="0"/>
          <w:marBottom w:val="0"/>
          <w:divBdr>
            <w:top w:val="none" w:sz="0" w:space="0" w:color="auto"/>
            <w:left w:val="none" w:sz="0" w:space="0" w:color="auto"/>
            <w:bottom w:val="none" w:sz="0" w:space="0" w:color="auto"/>
            <w:right w:val="none" w:sz="0" w:space="0" w:color="auto"/>
          </w:divBdr>
          <w:divsChild>
            <w:div w:id="672802133">
              <w:marLeft w:val="0"/>
              <w:marRight w:val="0"/>
              <w:marTop w:val="0"/>
              <w:marBottom w:val="0"/>
              <w:divBdr>
                <w:top w:val="none" w:sz="0" w:space="0" w:color="auto"/>
                <w:left w:val="none" w:sz="0" w:space="0" w:color="auto"/>
                <w:bottom w:val="none" w:sz="0" w:space="0" w:color="auto"/>
                <w:right w:val="none" w:sz="0" w:space="0" w:color="auto"/>
              </w:divBdr>
            </w:div>
          </w:divsChild>
        </w:div>
        <w:div w:id="979187170">
          <w:marLeft w:val="0"/>
          <w:marRight w:val="0"/>
          <w:marTop w:val="0"/>
          <w:marBottom w:val="0"/>
          <w:divBdr>
            <w:top w:val="none" w:sz="0" w:space="0" w:color="auto"/>
            <w:left w:val="none" w:sz="0" w:space="0" w:color="auto"/>
            <w:bottom w:val="none" w:sz="0" w:space="0" w:color="auto"/>
            <w:right w:val="none" w:sz="0" w:space="0" w:color="auto"/>
          </w:divBdr>
        </w:div>
      </w:divsChild>
    </w:div>
    <w:div w:id="738556995">
      <w:bodyDiv w:val="1"/>
      <w:marLeft w:val="0"/>
      <w:marRight w:val="0"/>
      <w:marTop w:val="0"/>
      <w:marBottom w:val="0"/>
      <w:divBdr>
        <w:top w:val="none" w:sz="0" w:space="0" w:color="auto"/>
        <w:left w:val="none" w:sz="0" w:space="0" w:color="auto"/>
        <w:bottom w:val="none" w:sz="0" w:space="0" w:color="auto"/>
        <w:right w:val="none" w:sz="0" w:space="0" w:color="auto"/>
      </w:divBdr>
      <w:divsChild>
        <w:div w:id="2073844470">
          <w:marLeft w:val="0"/>
          <w:marRight w:val="0"/>
          <w:marTop w:val="0"/>
          <w:marBottom w:val="0"/>
          <w:divBdr>
            <w:top w:val="none" w:sz="0" w:space="0" w:color="auto"/>
            <w:left w:val="none" w:sz="0" w:space="0" w:color="auto"/>
            <w:bottom w:val="none" w:sz="0" w:space="0" w:color="auto"/>
            <w:right w:val="none" w:sz="0" w:space="0" w:color="auto"/>
          </w:divBdr>
          <w:divsChild>
            <w:div w:id="693072059">
              <w:marLeft w:val="0"/>
              <w:marRight w:val="0"/>
              <w:marTop w:val="0"/>
              <w:marBottom w:val="0"/>
              <w:divBdr>
                <w:top w:val="none" w:sz="0" w:space="0" w:color="auto"/>
                <w:left w:val="none" w:sz="0" w:space="0" w:color="auto"/>
                <w:bottom w:val="none" w:sz="0" w:space="0" w:color="auto"/>
                <w:right w:val="none" w:sz="0" w:space="0" w:color="auto"/>
              </w:divBdr>
              <w:divsChild>
                <w:div w:id="1092774140">
                  <w:marLeft w:val="0"/>
                  <w:marRight w:val="0"/>
                  <w:marTop w:val="0"/>
                  <w:marBottom w:val="0"/>
                  <w:divBdr>
                    <w:top w:val="none" w:sz="0" w:space="0" w:color="auto"/>
                    <w:left w:val="none" w:sz="0" w:space="0" w:color="auto"/>
                    <w:bottom w:val="none" w:sz="0" w:space="0" w:color="auto"/>
                    <w:right w:val="none" w:sz="0" w:space="0" w:color="auto"/>
                  </w:divBdr>
                </w:div>
              </w:divsChild>
            </w:div>
            <w:div w:id="9164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6851">
      <w:bodyDiv w:val="1"/>
      <w:marLeft w:val="0"/>
      <w:marRight w:val="0"/>
      <w:marTop w:val="0"/>
      <w:marBottom w:val="0"/>
      <w:divBdr>
        <w:top w:val="none" w:sz="0" w:space="0" w:color="auto"/>
        <w:left w:val="none" w:sz="0" w:space="0" w:color="auto"/>
        <w:bottom w:val="none" w:sz="0" w:space="0" w:color="auto"/>
        <w:right w:val="none" w:sz="0" w:space="0" w:color="auto"/>
      </w:divBdr>
      <w:divsChild>
        <w:div w:id="436214422">
          <w:marLeft w:val="0"/>
          <w:marRight w:val="0"/>
          <w:marTop w:val="0"/>
          <w:marBottom w:val="0"/>
          <w:divBdr>
            <w:top w:val="none" w:sz="0" w:space="0" w:color="auto"/>
            <w:left w:val="none" w:sz="0" w:space="0" w:color="auto"/>
            <w:bottom w:val="none" w:sz="0" w:space="0" w:color="auto"/>
            <w:right w:val="none" w:sz="0" w:space="0" w:color="auto"/>
          </w:divBdr>
          <w:divsChild>
            <w:div w:id="776411194">
              <w:marLeft w:val="0"/>
              <w:marRight w:val="0"/>
              <w:marTop w:val="0"/>
              <w:marBottom w:val="0"/>
              <w:divBdr>
                <w:top w:val="none" w:sz="0" w:space="0" w:color="auto"/>
                <w:left w:val="none" w:sz="0" w:space="0" w:color="auto"/>
                <w:bottom w:val="none" w:sz="0" w:space="0" w:color="auto"/>
                <w:right w:val="none" w:sz="0" w:space="0" w:color="auto"/>
              </w:divBdr>
              <w:divsChild>
                <w:div w:id="1200239791">
                  <w:marLeft w:val="0"/>
                  <w:marRight w:val="0"/>
                  <w:marTop w:val="0"/>
                  <w:marBottom w:val="0"/>
                  <w:divBdr>
                    <w:top w:val="none" w:sz="0" w:space="0" w:color="auto"/>
                    <w:left w:val="none" w:sz="0" w:space="0" w:color="auto"/>
                    <w:bottom w:val="none" w:sz="0" w:space="0" w:color="auto"/>
                    <w:right w:val="none" w:sz="0" w:space="0" w:color="auto"/>
                  </w:divBdr>
                </w:div>
              </w:divsChild>
            </w:div>
            <w:div w:id="1851409283">
              <w:marLeft w:val="0"/>
              <w:marRight w:val="0"/>
              <w:marTop w:val="0"/>
              <w:marBottom w:val="0"/>
              <w:divBdr>
                <w:top w:val="none" w:sz="0" w:space="0" w:color="auto"/>
                <w:left w:val="none" w:sz="0" w:space="0" w:color="auto"/>
                <w:bottom w:val="none" w:sz="0" w:space="0" w:color="auto"/>
                <w:right w:val="none" w:sz="0" w:space="0" w:color="auto"/>
              </w:divBdr>
            </w:div>
          </w:divsChild>
        </w:div>
        <w:div w:id="2134444491">
          <w:marLeft w:val="0"/>
          <w:marRight w:val="0"/>
          <w:marTop w:val="0"/>
          <w:marBottom w:val="0"/>
          <w:divBdr>
            <w:top w:val="none" w:sz="0" w:space="0" w:color="auto"/>
            <w:left w:val="none" w:sz="0" w:space="0" w:color="auto"/>
            <w:bottom w:val="none" w:sz="0" w:space="0" w:color="auto"/>
            <w:right w:val="none" w:sz="0" w:space="0" w:color="auto"/>
          </w:divBdr>
          <w:divsChild>
            <w:div w:id="2005938840">
              <w:marLeft w:val="0"/>
              <w:marRight w:val="0"/>
              <w:marTop w:val="0"/>
              <w:marBottom w:val="0"/>
              <w:divBdr>
                <w:top w:val="none" w:sz="0" w:space="0" w:color="auto"/>
                <w:left w:val="none" w:sz="0" w:space="0" w:color="auto"/>
                <w:bottom w:val="none" w:sz="0" w:space="0" w:color="auto"/>
                <w:right w:val="none" w:sz="0" w:space="0" w:color="auto"/>
              </w:divBdr>
            </w:div>
          </w:divsChild>
        </w:div>
        <w:div w:id="1487285219">
          <w:marLeft w:val="0"/>
          <w:marRight w:val="0"/>
          <w:marTop w:val="0"/>
          <w:marBottom w:val="0"/>
          <w:divBdr>
            <w:top w:val="none" w:sz="0" w:space="0" w:color="auto"/>
            <w:left w:val="none" w:sz="0" w:space="0" w:color="auto"/>
            <w:bottom w:val="none" w:sz="0" w:space="0" w:color="auto"/>
            <w:right w:val="none" w:sz="0" w:space="0" w:color="auto"/>
          </w:divBdr>
          <w:divsChild>
            <w:div w:id="867059537">
              <w:marLeft w:val="0"/>
              <w:marRight w:val="0"/>
              <w:marTop w:val="0"/>
              <w:marBottom w:val="0"/>
              <w:divBdr>
                <w:top w:val="none" w:sz="0" w:space="0" w:color="auto"/>
                <w:left w:val="none" w:sz="0" w:space="0" w:color="auto"/>
                <w:bottom w:val="none" w:sz="0" w:space="0" w:color="auto"/>
                <w:right w:val="none" w:sz="0" w:space="0" w:color="auto"/>
              </w:divBdr>
              <w:divsChild>
                <w:div w:id="1251354831">
                  <w:marLeft w:val="0"/>
                  <w:marRight w:val="0"/>
                  <w:marTop w:val="0"/>
                  <w:marBottom w:val="0"/>
                  <w:divBdr>
                    <w:top w:val="none" w:sz="0" w:space="0" w:color="auto"/>
                    <w:left w:val="none" w:sz="0" w:space="0" w:color="auto"/>
                    <w:bottom w:val="none" w:sz="0" w:space="0" w:color="auto"/>
                    <w:right w:val="none" w:sz="0" w:space="0" w:color="auto"/>
                  </w:divBdr>
                  <w:divsChild>
                    <w:div w:id="1727415046">
                      <w:marLeft w:val="0"/>
                      <w:marRight w:val="0"/>
                      <w:marTop w:val="0"/>
                      <w:marBottom w:val="0"/>
                      <w:divBdr>
                        <w:top w:val="none" w:sz="0" w:space="0" w:color="auto"/>
                        <w:left w:val="none" w:sz="0" w:space="0" w:color="auto"/>
                        <w:bottom w:val="none" w:sz="0" w:space="0" w:color="auto"/>
                        <w:right w:val="none" w:sz="0" w:space="0" w:color="auto"/>
                      </w:divBdr>
                      <w:divsChild>
                        <w:div w:id="1560440530">
                          <w:marLeft w:val="0"/>
                          <w:marRight w:val="150"/>
                          <w:marTop w:val="0"/>
                          <w:marBottom w:val="300"/>
                          <w:divBdr>
                            <w:top w:val="none" w:sz="0" w:space="0" w:color="auto"/>
                            <w:left w:val="none" w:sz="0" w:space="0" w:color="auto"/>
                            <w:bottom w:val="none" w:sz="0" w:space="0" w:color="auto"/>
                            <w:right w:val="none" w:sz="0" w:space="0" w:color="auto"/>
                          </w:divBdr>
                          <w:divsChild>
                            <w:div w:id="1648050783">
                              <w:marLeft w:val="0"/>
                              <w:marRight w:val="0"/>
                              <w:marTop w:val="0"/>
                              <w:marBottom w:val="0"/>
                              <w:divBdr>
                                <w:top w:val="none" w:sz="0" w:space="0" w:color="auto"/>
                                <w:left w:val="none" w:sz="0" w:space="0" w:color="auto"/>
                                <w:bottom w:val="none" w:sz="0" w:space="0" w:color="auto"/>
                                <w:right w:val="none" w:sz="0" w:space="0" w:color="auto"/>
                              </w:divBdr>
                            </w:div>
                          </w:divsChild>
                        </w:div>
                        <w:div w:id="210503066">
                          <w:marLeft w:val="0"/>
                          <w:marRight w:val="150"/>
                          <w:marTop w:val="0"/>
                          <w:marBottom w:val="300"/>
                          <w:divBdr>
                            <w:top w:val="none" w:sz="0" w:space="0" w:color="auto"/>
                            <w:left w:val="none" w:sz="0" w:space="0" w:color="auto"/>
                            <w:bottom w:val="none" w:sz="0" w:space="0" w:color="auto"/>
                            <w:right w:val="none" w:sz="0" w:space="0" w:color="auto"/>
                          </w:divBdr>
                          <w:divsChild>
                            <w:div w:id="417479898">
                              <w:marLeft w:val="0"/>
                              <w:marRight w:val="0"/>
                              <w:marTop w:val="0"/>
                              <w:marBottom w:val="0"/>
                              <w:divBdr>
                                <w:top w:val="none" w:sz="0" w:space="0" w:color="auto"/>
                                <w:left w:val="none" w:sz="0" w:space="0" w:color="auto"/>
                                <w:bottom w:val="none" w:sz="0" w:space="0" w:color="auto"/>
                                <w:right w:val="none" w:sz="0" w:space="0" w:color="auto"/>
                              </w:divBdr>
                            </w:div>
                          </w:divsChild>
                        </w:div>
                        <w:div w:id="125973597">
                          <w:marLeft w:val="0"/>
                          <w:marRight w:val="0"/>
                          <w:marTop w:val="0"/>
                          <w:marBottom w:val="300"/>
                          <w:divBdr>
                            <w:top w:val="none" w:sz="0" w:space="0" w:color="auto"/>
                            <w:left w:val="none" w:sz="0" w:space="0" w:color="auto"/>
                            <w:bottom w:val="none" w:sz="0" w:space="0" w:color="auto"/>
                            <w:right w:val="none" w:sz="0" w:space="0" w:color="auto"/>
                          </w:divBdr>
                          <w:divsChild>
                            <w:div w:id="1876502157">
                              <w:marLeft w:val="0"/>
                              <w:marRight w:val="0"/>
                              <w:marTop w:val="0"/>
                              <w:marBottom w:val="0"/>
                              <w:divBdr>
                                <w:top w:val="none" w:sz="0" w:space="0" w:color="auto"/>
                                <w:left w:val="none" w:sz="0" w:space="0" w:color="auto"/>
                                <w:bottom w:val="none" w:sz="0" w:space="0" w:color="auto"/>
                                <w:right w:val="none" w:sz="0" w:space="0" w:color="auto"/>
                              </w:divBdr>
                            </w:div>
                          </w:divsChild>
                        </w:div>
                        <w:div w:id="894240363">
                          <w:marLeft w:val="0"/>
                          <w:marRight w:val="150"/>
                          <w:marTop w:val="0"/>
                          <w:marBottom w:val="300"/>
                          <w:divBdr>
                            <w:top w:val="none" w:sz="0" w:space="0" w:color="auto"/>
                            <w:left w:val="none" w:sz="0" w:space="0" w:color="auto"/>
                            <w:bottom w:val="none" w:sz="0" w:space="0" w:color="auto"/>
                            <w:right w:val="none" w:sz="0" w:space="0" w:color="auto"/>
                          </w:divBdr>
                          <w:divsChild>
                            <w:div w:id="1704286069">
                              <w:marLeft w:val="0"/>
                              <w:marRight w:val="0"/>
                              <w:marTop w:val="0"/>
                              <w:marBottom w:val="0"/>
                              <w:divBdr>
                                <w:top w:val="none" w:sz="0" w:space="0" w:color="auto"/>
                                <w:left w:val="none" w:sz="0" w:space="0" w:color="auto"/>
                                <w:bottom w:val="none" w:sz="0" w:space="0" w:color="auto"/>
                                <w:right w:val="none" w:sz="0" w:space="0" w:color="auto"/>
                              </w:divBdr>
                            </w:div>
                          </w:divsChild>
                        </w:div>
                        <w:div w:id="419177148">
                          <w:marLeft w:val="0"/>
                          <w:marRight w:val="150"/>
                          <w:marTop w:val="0"/>
                          <w:marBottom w:val="300"/>
                          <w:divBdr>
                            <w:top w:val="none" w:sz="0" w:space="0" w:color="auto"/>
                            <w:left w:val="none" w:sz="0" w:space="0" w:color="auto"/>
                            <w:bottom w:val="none" w:sz="0" w:space="0" w:color="auto"/>
                            <w:right w:val="none" w:sz="0" w:space="0" w:color="auto"/>
                          </w:divBdr>
                          <w:divsChild>
                            <w:div w:id="1077285756">
                              <w:marLeft w:val="0"/>
                              <w:marRight w:val="0"/>
                              <w:marTop w:val="0"/>
                              <w:marBottom w:val="0"/>
                              <w:divBdr>
                                <w:top w:val="none" w:sz="0" w:space="0" w:color="auto"/>
                                <w:left w:val="none" w:sz="0" w:space="0" w:color="auto"/>
                                <w:bottom w:val="none" w:sz="0" w:space="0" w:color="auto"/>
                                <w:right w:val="none" w:sz="0" w:space="0" w:color="auto"/>
                              </w:divBdr>
                            </w:div>
                          </w:divsChild>
                        </w:div>
                        <w:div w:id="2045516563">
                          <w:marLeft w:val="0"/>
                          <w:marRight w:val="0"/>
                          <w:marTop w:val="0"/>
                          <w:marBottom w:val="300"/>
                          <w:divBdr>
                            <w:top w:val="none" w:sz="0" w:space="0" w:color="auto"/>
                            <w:left w:val="none" w:sz="0" w:space="0" w:color="auto"/>
                            <w:bottom w:val="none" w:sz="0" w:space="0" w:color="auto"/>
                            <w:right w:val="none" w:sz="0" w:space="0" w:color="auto"/>
                          </w:divBdr>
                          <w:divsChild>
                            <w:div w:id="180512264">
                              <w:marLeft w:val="0"/>
                              <w:marRight w:val="0"/>
                              <w:marTop w:val="0"/>
                              <w:marBottom w:val="0"/>
                              <w:divBdr>
                                <w:top w:val="none" w:sz="0" w:space="0" w:color="auto"/>
                                <w:left w:val="none" w:sz="0" w:space="0" w:color="auto"/>
                                <w:bottom w:val="none" w:sz="0" w:space="0" w:color="auto"/>
                                <w:right w:val="none" w:sz="0" w:space="0" w:color="auto"/>
                              </w:divBdr>
                            </w:div>
                          </w:divsChild>
                        </w:div>
                        <w:div w:id="3828102">
                          <w:marLeft w:val="0"/>
                          <w:marRight w:val="150"/>
                          <w:marTop w:val="0"/>
                          <w:marBottom w:val="300"/>
                          <w:divBdr>
                            <w:top w:val="none" w:sz="0" w:space="0" w:color="auto"/>
                            <w:left w:val="none" w:sz="0" w:space="0" w:color="auto"/>
                            <w:bottom w:val="none" w:sz="0" w:space="0" w:color="auto"/>
                            <w:right w:val="none" w:sz="0" w:space="0" w:color="auto"/>
                          </w:divBdr>
                          <w:divsChild>
                            <w:div w:id="1100905677">
                              <w:marLeft w:val="0"/>
                              <w:marRight w:val="0"/>
                              <w:marTop w:val="0"/>
                              <w:marBottom w:val="0"/>
                              <w:divBdr>
                                <w:top w:val="none" w:sz="0" w:space="0" w:color="auto"/>
                                <w:left w:val="none" w:sz="0" w:space="0" w:color="auto"/>
                                <w:bottom w:val="none" w:sz="0" w:space="0" w:color="auto"/>
                                <w:right w:val="none" w:sz="0" w:space="0" w:color="auto"/>
                              </w:divBdr>
                            </w:div>
                          </w:divsChild>
                        </w:div>
                        <w:div w:id="1968705548">
                          <w:marLeft w:val="0"/>
                          <w:marRight w:val="150"/>
                          <w:marTop w:val="0"/>
                          <w:marBottom w:val="300"/>
                          <w:divBdr>
                            <w:top w:val="none" w:sz="0" w:space="0" w:color="auto"/>
                            <w:left w:val="none" w:sz="0" w:space="0" w:color="auto"/>
                            <w:bottom w:val="none" w:sz="0" w:space="0" w:color="auto"/>
                            <w:right w:val="none" w:sz="0" w:space="0" w:color="auto"/>
                          </w:divBdr>
                          <w:divsChild>
                            <w:div w:id="1426343610">
                              <w:marLeft w:val="0"/>
                              <w:marRight w:val="0"/>
                              <w:marTop w:val="0"/>
                              <w:marBottom w:val="0"/>
                              <w:divBdr>
                                <w:top w:val="none" w:sz="0" w:space="0" w:color="auto"/>
                                <w:left w:val="none" w:sz="0" w:space="0" w:color="auto"/>
                                <w:bottom w:val="none" w:sz="0" w:space="0" w:color="auto"/>
                                <w:right w:val="none" w:sz="0" w:space="0" w:color="auto"/>
                              </w:divBdr>
                            </w:div>
                          </w:divsChild>
                        </w:div>
                        <w:div w:id="519201419">
                          <w:marLeft w:val="0"/>
                          <w:marRight w:val="0"/>
                          <w:marTop w:val="0"/>
                          <w:marBottom w:val="300"/>
                          <w:divBdr>
                            <w:top w:val="none" w:sz="0" w:space="0" w:color="auto"/>
                            <w:left w:val="none" w:sz="0" w:space="0" w:color="auto"/>
                            <w:bottom w:val="none" w:sz="0" w:space="0" w:color="auto"/>
                            <w:right w:val="none" w:sz="0" w:space="0" w:color="auto"/>
                          </w:divBdr>
                          <w:divsChild>
                            <w:div w:id="678968925">
                              <w:marLeft w:val="0"/>
                              <w:marRight w:val="0"/>
                              <w:marTop w:val="0"/>
                              <w:marBottom w:val="0"/>
                              <w:divBdr>
                                <w:top w:val="none" w:sz="0" w:space="0" w:color="auto"/>
                                <w:left w:val="none" w:sz="0" w:space="0" w:color="auto"/>
                                <w:bottom w:val="none" w:sz="0" w:space="0" w:color="auto"/>
                                <w:right w:val="none" w:sz="0" w:space="0" w:color="auto"/>
                              </w:divBdr>
                            </w:div>
                          </w:divsChild>
                        </w:div>
                        <w:div w:id="1767269050">
                          <w:marLeft w:val="0"/>
                          <w:marRight w:val="150"/>
                          <w:marTop w:val="0"/>
                          <w:marBottom w:val="300"/>
                          <w:divBdr>
                            <w:top w:val="none" w:sz="0" w:space="0" w:color="auto"/>
                            <w:left w:val="none" w:sz="0" w:space="0" w:color="auto"/>
                            <w:bottom w:val="none" w:sz="0" w:space="0" w:color="auto"/>
                            <w:right w:val="none" w:sz="0" w:space="0" w:color="auto"/>
                          </w:divBdr>
                          <w:divsChild>
                            <w:div w:id="151802798">
                              <w:marLeft w:val="0"/>
                              <w:marRight w:val="0"/>
                              <w:marTop w:val="0"/>
                              <w:marBottom w:val="0"/>
                              <w:divBdr>
                                <w:top w:val="none" w:sz="0" w:space="0" w:color="auto"/>
                                <w:left w:val="none" w:sz="0" w:space="0" w:color="auto"/>
                                <w:bottom w:val="none" w:sz="0" w:space="0" w:color="auto"/>
                                <w:right w:val="none" w:sz="0" w:space="0" w:color="auto"/>
                              </w:divBdr>
                            </w:div>
                          </w:divsChild>
                        </w:div>
                        <w:div w:id="1186094606">
                          <w:marLeft w:val="0"/>
                          <w:marRight w:val="150"/>
                          <w:marTop w:val="0"/>
                          <w:marBottom w:val="300"/>
                          <w:divBdr>
                            <w:top w:val="none" w:sz="0" w:space="0" w:color="auto"/>
                            <w:left w:val="none" w:sz="0" w:space="0" w:color="auto"/>
                            <w:bottom w:val="none" w:sz="0" w:space="0" w:color="auto"/>
                            <w:right w:val="none" w:sz="0" w:space="0" w:color="auto"/>
                          </w:divBdr>
                          <w:divsChild>
                            <w:div w:id="583416427">
                              <w:marLeft w:val="0"/>
                              <w:marRight w:val="0"/>
                              <w:marTop w:val="0"/>
                              <w:marBottom w:val="0"/>
                              <w:divBdr>
                                <w:top w:val="none" w:sz="0" w:space="0" w:color="auto"/>
                                <w:left w:val="none" w:sz="0" w:space="0" w:color="auto"/>
                                <w:bottom w:val="none" w:sz="0" w:space="0" w:color="auto"/>
                                <w:right w:val="none" w:sz="0" w:space="0" w:color="auto"/>
                              </w:divBdr>
                            </w:div>
                          </w:divsChild>
                        </w:div>
                        <w:div w:id="1138491804">
                          <w:marLeft w:val="0"/>
                          <w:marRight w:val="0"/>
                          <w:marTop w:val="0"/>
                          <w:marBottom w:val="300"/>
                          <w:divBdr>
                            <w:top w:val="none" w:sz="0" w:space="0" w:color="auto"/>
                            <w:left w:val="none" w:sz="0" w:space="0" w:color="auto"/>
                            <w:bottom w:val="none" w:sz="0" w:space="0" w:color="auto"/>
                            <w:right w:val="none" w:sz="0" w:space="0" w:color="auto"/>
                          </w:divBdr>
                          <w:divsChild>
                            <w:div w:id="1752891714">
                              <w:marLeft w:val="0"/>
                              <w:marRight w:val="0"/>
                              <w:marTop w:val="0"/>
                              <w:marBottom w:val="0"/>
                              <w:divBdr>
                                <w:top w:val="none" w:sz="0" w:space="0" w:color="auto"/>
                                <w:left w:val="none" w:sz="0" w:space="0" w:color="auto"/>
                                <w:bottom w:val="none" w:sz="0" w:space="0" w:color="auto"/>
                                <w:right w:val="none" w:sz="0" w:space="0" w:color="auto"/>
                              </w:divBdr>
                            </w:div>
                          </w:divsChild>
                        </w:div>
                        <w:div w:id="591821644">
                          <w:marLeft w:val="0"/>
                          <w:marRight w:val="150"/>
                          <w:marTop w:val="0"/>
                          <w:marBottom w:val="300"/>
                          <w:divBdr>
                            <w:top w:val="none" w:sz="0" w:space="0" w:color="auto"/>
                            <w:left w:val="none" w:sz="0" w:space="0" w:color="auto"/>
                            <w:bottom w:val="none" w:sz="0" w:space="0" w:color="auto"/>
                            <w:right w:val="none" w:sz="0" w:space="0" w:color="auto"/>
                          </w:divBdr>
                          <w:divsChild>
                            <w:div w:id="1348483697">
                              <w:marLeft w:val="0"/>
                              <w:marRight w:val="0"/>
                              <w:marTop w:val="0"/>
                              <w:marBottom w:val="0"/>
                              <w:divBdr>
                                <w:top w:val="none" w:sz="0" w:space="0" w:color="auto"/>
                                <w:left w:val="none" w:sz="0" w:space="0" w:color="auto"/>
                                <w:bottom w:val="none" w:sz="0" w:space="0" w:color="auto"/>
                                <w:right w:val="none" w:sz="0" w:space="0" w:color="auto"/>
                              </w:divBdr>
                            </w:div>
                          </w:divsChild>
                        </w:div>
                        <w:div w:id="1100300023">
                          <w:marLeft w:val="0"/>
                          <w:marRight w:val="150"/>
                          <w:marTop w:val="0"/>
                          <w:marBottom w:val="300"/>
                          <w:divBdr>
                            <w:top w:val="none" w:sz="0" w:space="0" w:color="auto"/>
                            <w:left w:val="none" w:sz="0" w:space="0" w:color="auto"/>
                            <w:bottom w:val="none" w:sz="0" w:space="0" w:color="auto"/>
                            <w:right w:val="none" w:sz="0" w:space="0" w:color="auto"/>
                          </w:divBdr>
                          <w:divsChild>
                            <w:div w:id="1064716204">
                              <w:marLeft w:val="0"/>
                              <w:marRight w:val="0"/>
                              <w:marTop w:val="0"/>
                              <w:marBottom w:val="0"/>
                              <w:divBdr>
                                <w:top w:val="none" w:sz="0" w:space="0" w:color="auto"/>
                                <w:left w:val="none" w:sz="0" w:space="0" w:color="auto"/>
                                <w:bottom w:val="none" w:sz="0" w:space="0" w:color="auto"/>
                                <w:right w:val="none" w:sz="0" w:space="0" w:color="auto"/>
                              </w:divBdr>
                            </w:div>
                          </w:divsChild>
                        </w:div>
                        <w:div w:id="2134982790">
                          <w:marLeft w:val="0"/>
                          <w:marRight w:val="0"/>
                          <w:marTop w:val="0"/>
                          <w:marBottom w:val="300"/>
                          <w:divBdr>
                            <w:top w:val="none" w:sz="0" w:space="0" w:color="auto"/>
                            <w:left w:val="none" w:sz="0" w:space="0" w:color="auto"/>
                            <w:bottom w:val="none" w:sz="0" w:space="0" w:color="auto"/>
                            <w:right w:val="none" w:sz="0" w:space="0" w:color="auto"/>
                          </w:divBdr>
                          <w:divsChild>
                            <w:div w:id="803817117">
                              <w:marLeft w:val="0"/>
                              <w:marRight w:val="0"/>
                              <w:marTop w:val="0"/>
                              <w:marBottom w:val="0"/>
                              <w:divBdr>
                                <w:top w:val="none" w:sz="0" w:space="0" w:color="auto"/>
                                <w:left w:val="none" w:sz="0" w:space="0" w:color="auto"/>
                                <w:bottom w:val="none" w:sz="0" w:space="0" w:color="auto"/>
                                <w:right w:val="none" w:sz="0" w:space="0" w:color="auto"/>
                              </w:divBdr>
                            </w:div>
                          </w:divsChild>
                        </w:div>
                        <w:div w:id="532962851">
                          <w:marLeft w:val="0"/>
                          <w:marRight w:val="150"/>
                          <w:marTop w:val="0"/>
                          <w:marBottom w:val="300"/>
                          <w:divBdr>
                            <w:top w:val="none" w:sz="0" w:space="0" w:color="auto"/>
                            <w:left w:val="none" w:sz="0" w:space="0" w:color="auto"/>
                            <w:bottom w:val="none" w:sz="0" w:space="0" w:color="auto"/>
                            <w:right w:val="none" w:sz="0" w:space="0" w:color="auto"/>
                          </w:divBdr>
                          <w:divsChild>
                            <w:div w:id="1844660336">
                              <w:marLeft w:val="0"/>
                              <w:marRight w:val="0"/>
                              <w:marTop w:val="0"/>
                              <w:marBottom w:val="0"/>
                              <w:divBdr>
                                <w:top w:val="none" w:sz="0" w:space="0" w:color="auto"/>
                                <w:left w:val="none" w:sz="0" w:space="0" w:color="auto"/>
                                <w:bottom w:val="none" w:sz="0" w:space="0" w:color="auto"/>
                                <w:right w:val="none" w:sz="0" w:space="0" w:color="auto"/>
                              </w:divBdr>
                            </w:div>
                          </w:divsChild>
                        </w:div>
                        <w:div w:id="1503620270">
                          <w:marLeft w:val="0"/>
                          <w:marRight w:val="150"/>
                          <w:marTop w:val="0"/>
                          <w:marBottom w:val="300"/>
                          <w:divBdr>
                            <w:top w:val="none" w:sz="0" w:space="0" w:color="auto"/>
                            <w:left w:val="none" w:sz="0" w:space="0" w:color="auto"/>
                            <w:bottom w:val="none" w:sz="0" w:space="0" w:color="auto"/>
                            <w:right w:val="none" w:sz="0" w:space="0" w:color="auto"/>
                          </w:divBdr>
                          <w:divsChild>
                            <w:div w:id="289167852">
                              <w:marLeft w:val="0"/>
                              <w:marRight w:val="0"/>
                              <w:marTop w:val="0"/>
                              <w:marBottom w:val="0"/>
                              <w:divBdr>
                                <w:top w:val="none" w:sz="0" w:space="0" w:color="auto"/>
                                <w:left w:val="none" w:sz="0" w:space="0" w:color="auto"/>
                                <w:bottom w:val="none" w:sz="0" w:space="0" w:color="auto"/>
                                <w:right w:val="none" w:sz="0" w:space="0" w:color="auto"/>
                              </w:divBdr>
                            </w:div>
                          </w:divsChild>
                        </w:div>
                        <w:div w:id="1030455283">
                          <w:marLeft w:val="0"/>
                          <w:marRight w:val="0"/>
                          <w:marTop w:val="0"/>
                          <w:marBottom w:val="300"/>
                          <w:divBdr>
                            <w:top w:val="none" w:sz="0" w:space="0" w:color="auto"/>
                            <w:left w:val="none" w:sz="0" w:space="0" w:color="auto"/>
                            <w:bottom w:val="none" w:sz="0" w:space="0" w:color="auto"/>
                            <w:right w:val="none" w:sz="0" w:space="0" w:color="auto"/>
                          </w:divBdr>
                          <w:divsChild>
                            <w:div w:id="1788154416">
                              <w:marLeft w:val="0"/>
                              <w:marRight w:val="0"/>
                              <w:marTop w:val="0"/>
                              <w:marBottom w:val="0"/>
                              <w:divBdr>
                                <w:top w:val="none" w:sz="0" w:space="0" w:color="auto"/>
                                <w:left w:val="none" w:sz="0" w:space="0" w:color="auto"/>
                                <w:bottom w:val="none" w:sz="0" w:space="0" w:color="auto"/>
                                <w:right w:val="none" w:sz="0" w:space="0" w:color="auto"/>
                              </w:divBdr>
                            </w:div>
                          </w:divsChild>
                        </w:div>
                        <w:div w:id="823007458">
                          <w:marLeft w:val="0"/>
                          <w:marRight w:val="150"/>
                          <w:marTop w:val="0"/>
                          <w:marBottom w:val="300"/>
                          <w:divBdr>
                            <w:top w:val="none" w:sz="0" w:space="0" w:color="auto"/>
                            <w:left w:val="none" w:sz="0" w:space="0" w:color="auto"/>
                            <w:bottom w:val="none" w:sz="0" w:space="0" w:color="auto"/>
                            <w:right w:val="none" w:sz="0" w:space="0" w:color="auto"/>
                          </w:divBdr>
                          <w:divsChild>
                            <w:div w:id="1082023267">
                              <w:marLeft w:val="0"/>
                              <w:marRight w:val="0"/>
                              <w:marTop w:val="0"/>
                              <w:marBottom w:val="0"/>
                              <w:divBdr>
                                <w:top w:val="none" w:sz="0" w:space="0" w:color="auto"/>
                                <w:left w:val="none" w:sz="0" w:space="0" w:color="auto"/>
                                <w:bottom w:val="none" w:sz="0" w:space="0" w:color="auto"/>
                                <w:right w:val="none" w:sz="0" w:space="0" w:color="auto"/>
                              </w:divBdr>
                            </w:div>
                          </w:divsChild>
                        </w:div>
                        <w:div w:id="264311453">
                          <w:marLeft w:val="0"/>
                          <w:marRight w:val="150"/>
                          <w:marTop w:val="0"/>
                          <w:marBottom w:val="300"/>
                          <w:divBdr>
                            <w:top w:val="none" w:sz="0" w:space="0" w:color="auto"/>
                            <w:left w:val="none" w:sz="0" w:space="0" w:color="auto"/>
                            <w:bottom w:val="none" w:sz="0" w:space="0" w:color="auto"/>
                            <w:right w:val="none" w:sz="0" w:space="0" w:color="auto"/>
                          </w:divBdr>
                          <w:divsChild>
                            <w:div w:id="890700437">
                              <w:marLeft w:val="0"/>
                              <w:marRight w:val="0"/>
                              <w:marTop w:val="0"/>
                              <w:marBottom w:val="0"/>
                              <w:divBdr>
                                <w:top w:val="none" w:sz="0" w:space="0" w:color="auto"/>
                                <w:left w:val="none" w:sz="0" w:space="0" w:color="auto"/>
                                <w:bottom w:val="none" w:sz="0" w:space="0" w:color="auto"/>
                                <w:right w:val="none" w:sz="0" w:space="0" w:color="auto"/>
                              </w:divBdr>
                            </w:div>
                          </w:divsChild>
                        </w:div>
                        <w:div w:id="1488352558">
                          <w:marLeft w:val="0"/>
                          <w:marRight w:val="0"/>
                          <w:marTop w:val="0"/>
                          <w:marBottom w:val="300"/>
                          <w:divBdr>
                            <w:top w:val="none" w:sz="0" w:space="0" w:color="auto"/>
                            <w:left w:val="none" w:sz="0" w:space="0" w:color="auto"/>
                            <w:bottom w:val="none" w:sz="0" w:space="0" w:color="auto"/>
                            <w:right w:val="none" w:sz="0" w:space="0" w:color="auto"/>
                          </w:divBdr>
                          <w:divsChild>
                            <w:div w:id="508838015">
                              <w:marLeft w:val="0"/>
                              <w:marRight w:val="0"/>
                              <w:marTop w:val="0"/>
                              <w:marBottom w:val="0"/>
                              <w:divBdr>
                                <w:top w:val="none" w:sz="0" w:space="0" w:color="auto"/>
                                <w:left w:val="none" w:sz="0" w:space="0" w:color="auto"/>
                                <w:bottom w:val="none" w:sz="0" w:space="0" w:color="auto"/>
                                <w:right w:val="none" w:sz="0" w:space="0" w:color="auto"/>
                              </w:divBdr>
                            </w:div>
                          </w:divsChild>
                        </w:div>
                        <w:div w:id="258366456">
                          <w:marLeft w:val="0"/>
                          <w:marRight w:val="150"/>
                          <w:marTop w:val="0"/>
                          <w:marBottom w:val="300"/>
                          <w:divBdr>
                            <w:top w:val="none" w:sz="0" w:space="0" w:color="auto"/>
                            <w:left w:val="none" w:sz="0" w:space="0" w:color="auto"/>
                            <w:bottom w:val="none" w:sz="0" w:space="0" w:color="auto"/>
                            <w:right w:val="none" w:sz="0" w:space="0" w:color="auto"/>
                          </w:divBdr>
                          <w:divsChild>
                            <w:div w:id="155653819">
                              <w:marLeft w:val="0"/>
                              <w:marRight w:val="0"/>
                              <w:marTop w:val="0"/>
                              <w:marBottom w:val="0"/>
                              <w:divBdr>
                                <w:top w:val="none" w:sz="0" w:space="0" w:color="auto"/>
                                <w:left w:val="none" w:sz="0" w:space="0" w:color="auto"/>
                                <w:bottom w:val="none" w:sz="0" w:space="0" w:color="auto"/>
                                <w:right w:val="none" w:sz="0" w:space="0" w:color="auto"/>
                              </w:divBdr>
                            </w:div>
                          </w:divsChild>
                        </w:div>
                        <w:div w:id="515535099">
                          <w:marLeft w:val="0"/>
                          <w:marRight w:val="150"/>
                          <w:marTop w:val="0"/>
                          <w:marBottom w:val="300"/>
                          <w:divBdr>
                            <w:top w:val="none" w:sz="0" w:space="0" w:color="auto"/>
                            <w:left w:val="none" w:sz="0" w:space="0" w:color="auto"/>
                            <w:bottom w:val="none" w:sz="0" w:space="0" w:color="auto"/>
                            <w:right w:val="none" w:sz="0" w:space="0" w:color="auto"/>
                          </w:divBdr>
                          <w:divsChild>
                            <w:div w:id="1244605554">
                              <w:marLeft w:val="0"/>
                              <w:marRight w:val="0"/>
                              <w:marTop w:val="0"/>
                              <w:marBottom w:val="0"/>
                              <w:divBdr>
                                <w:top w:val="none" w:sz="0" w:space="0" w:color="auto"/>
                                <w:left w:val="none" w:sz="0" w:space="0" w:color="auto"/>
                                <w:bottom w:val="none" w:sz="0" w:space="0" w:color="auto"/>
                                <w:right w:val="none" w:sz="0" w:space="0" w:color="auto"/>
                              </w:divBdr>
                            </w:div>
                          </w:divsChild>
                        </w:div>
                        <w:div w:id="130753146">
                          <w:marLeft w:val="0"/>
                          <w:marRight w:val="0"/>
                          <w:marTop w:val="0"/>
                          <w:marBottom w:val="300"/>
                          <w:divBdr>
                            <w:top w:val="none" w:sz="0" w:space="0" w:color="auto"/>
                            <w:left w:val="none" w:sz="0" w:space="0" w:color="auto"/>
                            <w:bottom w:val="none" w:sz="0" w:space="0" w:color="auto"/>
                            <w:right w:val="none" w:sz="0" w:space="0" w:color="auto"/>
                          </w:divBdr>
                          <w:divsChild>
                            <w:div w:id="1959339074">
                              <w:marLeft w:val="0"/>
                              <w:marRight w:val="0"/>
                              <w:marTop w:val="0"/>
                              <w:marBottom w:val="0"/>
                              <w:divBdr>
                                <w:top w:val="none" w:sz="0" w:space="0" w:color="auto"/>
                                <w:left w:val="none" w:sz="0" w:space="0" w:color="auto"/>
                                <w:bottom w:val="none" w:sz="0" w:space="0" w:color="auto"/>
                                <w:right w:val="none" w:sz="0" w:space="0" w:color="auto"/>
                              </w:divBdr>
                            </w:div>
                          </w:divsChild>
                        </w:div>
                        <w:div w:id="1738741570">
                          <w:marLeft w:val="0"/>
                          <w:marRight w:val="150"/>
                          <w:marTop w:val="0"/>
                          <w:marBottom w:val="300"/>
                          <w:divBdr>
                            <w:top w:val="none" w:sz="0" w:space="0" w:color="auto"/>
                            <w:left w:val="none" w:sz="0" w:space="0" w:color="auto"/>
                            <w:bottom w:val="none" w:sz="0" w:space="0" w:color="auto"/>
                            <w:right w:val="none" w:sz="0" w:space="0" w:color="auto"/>
                          </w:divBdr>
                          <w:divsChild>
                            <w:div w:id="595213569">
                              <w:marLeft w:val="0"/>
                              <w:marRight w:val="0"/>
                              <w:marTop w:val="0"/>
                              <w:marBottom w:val="0"/>
                              <w:divBdr>
                                <w:top w:val="none" w:sz="0" w:space="0" w:color="auto"/>
                                <w:left w:val="none" w:sz="0" w:space="0" w:color="auto"/>
                                <w:bottom w:val="none" w:sz="0" w:space="0" w:color="auto"/>
                                <w:right w:val="none" w:sz="0" w:space="0" w:color="auto"/>
                              </w:divBdr>
                            </w:div>
                          </w:divsChild>
                        </w:div>
                        <w:div w:id="1224020706">
                          <w:marLeft w:val="0"/>
                          <w:marRight w:val="150"/>
                          <w:marTop w:val="0"/>
                          <w:marBottom w:val="300"/>
                          <w:divBdr>
                            <w:top w:val="none" w:sz="0" w:space="0" w:color="auto"/>
                            <w:left w:val="none" w:sz="0" w:space="0" w:color="auto"/>
                            <w:bottom w:val="none" w:sz="0" w:space="0" w:color="auto"/>
                            <w:right w:val="none" w:sz="0" w:space="0" w:color="auto"/>
                          </w:divBdr>
                          <w:divsChild>
                            <w:div w:id="16237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945847">
              <w:marLeft w:val="0"/>
              <w:marRight w:val="0"/>
              <w:marTop w:val="0"/>
              <w:marBottom w:val="0"/>
              <w:divBdr>
                <w:top w:val="none" w:sz="0" w:space="0" w:color="auto"/>
                <w:left w:val="none" w:sz="0" w:space="0" w:color="auto"/>
                <w:bottom w:val="none" w:sz="0" w:space="0" w:color="auto"/>
                <w:right w:val="none" w:sz="0" w:space="0" w:color="auto"/>
              </w:divBdr>
              <w:divsChild>
                <w:div w:id="1163929953">
                  <w:marLeft w:val="0"/>
                  <w:marRight w:val="0"/>
                  <w:marTop w:val="0"/>
                  <w:marBottom w:val="0"/>
                  <w:divBdr>
                    <w:top w:val="none" w:sz="0" w:space="0" w:color="auto"/>
                    <w:left w:val="none" w:sz="0" w:space="0" w:color="auto"/>
                    <w:bottom w:val="none" w:sz="0" w:space="0" w:color="auto"/>
                    <w:right w:val="none" w:sz="0" w:space="0" w:color="auto"/>
                  </w:divBdr>
                  <w:divsChild>
                    <w:div w:id="1109155214">
                      <w:marLeft w:val="0"/>
                      <w:marRight w:val="0"/>
                      <w:marTop w:val="0"/>
                      <w:marBottom w:val="0"/>
                      <w:divBdr>
                        <w:top w:val="none" w:sz="0" w:space="0" w:color="auto"/>
                        <w:left w:val="none" w:sz="0" w:space="0" w:color="auto"/>
                        <w:bottom w:val="none" w:sz="0" w:space="0" w:color="auto"/>
                        <w:right w:val="none" w:sz="0" w:space="0" w:color="auto"/>
                      </w:divBdr>
                      <w:divsChild>
                        <w:div w:id="1114523558">
                          <w:marLeft w:val="0"/>
                          <w:marRight w:val="0"/>
                          <w:marTop w:val="0"/>
                          <w:marBottom w:val="0"/>
                          <w:divBdr>
                            <w:top w:val="none" w:sz="0" w:space="0" w:color="auto"/>
                            <w:left w:val="none" w:sz="0" w:space="0" w:color="auto"/>
                            <w:bottom w:val="none" w:sz="0" w:space="0" w:color="auto"/>
                            <w:right w:val="none" w:sz="0" w:space="0" w:color="auto"/>
                          </w:divBdr>
                        </w:div>
                        <w:div w:id="1457718217">
                          <w:marLeft w:val="0"/>
                          <w:marRight w:val="0"/>
                          <w:marTop w:val="0"/>
                          <w:marBottom w:val="0"/>
                          <w:divBdr>
                            <w:top w:val="none" w:sz="0" w:space="0" w:color="auto"/>
                            <w:left w:val="none" w:sz="0" w:space="0" w:color="auto"/>
                            <w:bottom w:val="none" w:sz="0" w:space="0" w:color="auto"/>
                            <w:right w:val="none" w:sz="0" w:space="0" w:color="auto"/>
                          </w:divBdr>
                        </w:div>
                        <w:div w:id="863903822">
                          <w:marLeft w:val="0"/>
                          <w:marRight w:val="0"/>
                          <w:marTop w:val="0"/>
                          <w:marBottom w:val="0"/>
                          <w:divBdr>
                            <w:top w:val="none" w:sz="0" w:space="0" w:color="auto"/>
                            <w:left w:val="none" w:sz="0" w:space="0" w:color="auto"/>
                            <w:bottom w:val="none" w:sz="0" w:space="0" w:color="auto"/>
                            <w:right w:val="none" w:sz="0" w:space="0" w:color="auto"/>
                          </w:divBdr>
                        </w:div>
                        <w:div w:id="1845393816">
                          <w:marLeft w:val="0"/>
                          <w:marRight w:val="0"/>
                          <w:marTop w:val="0"/>
                          <w:marBottom w:val="0"/>
                          <w:divBdr>
                            <w:top w:val="none" w:sz="0" w:space="0" w:color="auto"/>
                            <w:left w:val="none" w:sz="0" w:space="0" w:color="auto"/>
                            <w:bottom w:val="none" w:sz="0" w:space="0" w:color="auto"/>
                            <w:right w:val="none" w:sz="0" w:space="0" w:color="auto"/>
                          </w:divBdr>
                        </w:div>
                        <w:div w:id="1610359479">
                          <w:marLeft w:val="0"/>
                          <w:marRight w:val="0"/>
                          <w:marTop w:val="0"/>
                          <w:marBottom w:val="0"/>
                          <w:divBdr>
                            <w:top w:val="none" w:sz="0" w:space="0" w:color="auto"/>
                            <w:left w:val="none" w:sz="0" w:space="0" w:color="auto"/>
                            <w:bottom w:val="none" w:sz="0" w:space="0" w:color="auto"/>
                            <w:right w:val="none" w:sz="0" w:space="0" w:color="auto"/>
                          </w:divBdr>
                        </w:div>
                        <w:div w:id="1628504730">
                          <w:marLeft w:val="0"/>
                          <w:marRight w:val="0"/>
                          <w:marTop w:val="0"/>
                          <w:marBottom w:val="0"/>
                          <w:divBdr>
                            <w:top w:val="none" w:sz="0" w:space="0" w:color="auto"/>
                            <w:left w:val="none" w:sz="0" w:space="0" w:color="auto"/>
                            <w:bottom w:val="none" w:sz="0" w:space="0" w:color="auto"/>
                            <w:right w:val="none" w:sz="0" w:space="0" w:color="auto"/>
                          </w:divBdr>
                        </w:div>
                        <w:div w:id="1610116043">
                          <w:marLeft w:val="0"/>
                          <w:marRight w:val="0"/>
                          <w:marTop w:val="0"/>
                          <w:marBottom w:val="0"/>
                          <w:divBdr>
                            <w:top w:val="none" w:sz="0" w:space="0" w:color="auto"/>
                            <w:left w:val="none" w:sz="0" w:space="0" w:color="auto"/>
                            <w:bottom w:val="none" w:sz="0" w:space="0" w:color="auto"/>
                            <w:right w:val="none" w:sz="0" w:space="0" w:color="auto"/>
                          </w:divBdr>
                        </w:div>
                        <w:div w:id="2132043965">
                          <w:marLeft w:val="0"/>
                          <w:marRight w:val="0"/>
                          <w:marTop w:val="0"/>
                          <w:marBottom w:val="0"/>
                          <w:divBdr>
                            <w:top w:val="none" w:sz="0" w:space="0" w:color="auto"/>
                            <w:left w:val="none" w:sz="0" w:space="0" w:color="auto"/>
                            <w:bottom w:val="none" w:sz="0" w:space="0" w:color="auto"/>
                            <w:right w:val="none" w:sz="0" w:space="0" w:color="auto"/>
                          </w:divBdr>
                        </w:div>
                        <w:div w:id="1073503710">
                          <w:marLeft w:val="0"/>
                          <w:marRight w:val="0"/>
                          <w:marTop w:val="0"/>
                          <w:marBottom w:val="0"/>
                          <w:divBdr>
                            <w:top w:val="none" w:sz="0" w:space="0" w:color="auto"/>
                            <w:left w:val="none" w:sz="0" w:space="0" w:color="auto"/>
                            <w:bottom w:val="none" w:sz="0" w:space="0" w:color="auto"/>
                            <w:right w:val="none" w:sz="0" w:space="0" w:color="auto"/>
                          </w:divBdr>
                        </w:div>
                        <w:div w:id="826481564">
                          <w:marLeft w:val="0"/>
                          <w:marRight w:val="0"/>
                          <w:marTop w:val="0"/>
                          <w:marBottom w:val="0"/>
                          <w:divBdr>
                            <w:top w:val="none" w:sz="0" w:space="0" w:color="auto"/>
                            <w:left w:val="none" w:sz="0" w:space="0" w:color="auto"/>
                            <w:bottom w:val="none" w:sz="0" w:space="0" w:color="auto"/>
                            <w:right w:val="none" w:sz="0" w:space="0" w:color="auto"/>
                          </w:divBdr>
                        </w:div>
                        <w:div w:id="852494350">
                          <w:marLeft w:val="0"/>
                          <w:marRight w:val="0"/>
                          <w:marTop w:val="0"/>
                          <w:marBottom w:val="0"/>
                          <w:divBdr>
                            <w:top w:val="none" w:sz="0" w:space="0" w:color="auto"/>
                            <w:left w:val="none" w:sz="0" w:space="0" w:color="auto"/>
                            <w:bottom w:val="none" w:sz="0" w:space="0" w:color="auto"/>
                            <w:right w:val="none" w:sz="0" w:space="0" w:color="auto"/>
                          </w:divBdr>
                        </w:div>
                        <w:div w:id="2056737516">
                          <w:marLeft w:val="0"/>
                          <w:marRight w:val="0"/>
                          <w:marTop w:val="0"/>
                          <w:marBottom w:val="0"/>
                          <w:divBdr>
                            <w:top w:val="none" w:sz="0" w:space="0" w:color="auto"/>
                            <w:left w:val="none" w:sz="0" w:space="0" w:color="auto"/>
                            <w:bottom w:val="none" w:sz="0" w:space="0" w:color="auto"/>
                            <w:right w:val="none" w:sz="0" w:space="0" w:color="auto"/>
                          </w:divBdr>
                        </w:div>
                        <w:div w:id="1027487966">
                          <w:marLeft w:val="0"/>
                          <w:marRight w:val="0"/>
                          <w:marTop w:val="0"/>
                          <w:marBottom w:val="0"/>
                          <w:divBdr>
                            <w:top w:val="none" w:sz="0" w:space="0" w:color="auto"/>
                            <w:left w:val="none" w:sz="0" w:space="0" w:color="auto"/>
                            <w:bottom w:val="none" w:sz="0" w:space="0" w:color="auto"/>
                            <w:right w:val="none" w:sz="0" w:space="0" w:color="auto"/>
                          </w:divBdr>
                        </w:div>
                        <w:div w:id="868418482">
                          <w:marLeft w:val="0"/>
                          <w:marRight w:val="0"/>
                          <w:marTop w:val="0"/>
                          <w:marBottom w:val="0"/>
                          <w:divBdr>
                            <w:top w:val="none" w:sz="0" w:space="0" w:color="auto"/>
                            <w:left w:val="none" w:sz="0" w:space="0" w:color="auto"/>
                            <w:bottom w:val="none" w:sz="0" w:space="0" w:color="auto"/>
                            <w:right w:val="none" w:sz="0" w:space="0" w:color="auto"/>
                          </w:divBdr>
                        </w:div>
                        <w:div w:id="1158039502">
                          <w:marLeft w:val="0"/>
                          <w:marRight w:val="0"/>
                          <w:marTop w:val="0"/>
                          <w:marBottom w:val="0"/>
                          <w:divBdr>
                            <w:top w:val="none" w:sz="0" w:space="0" w:color="auto"/>
                            <w:left w:val="none" w:sz="0" w:space="0" w:color="auto"/>
                            <w:bottom w:val="none" w:sz="0" w:space="0" w:color="auto"/>
                            <w:right w:val="none" w:sz="0" w:space="0" w:color="auto"/>
                          </w:divBdr>
                        </w:div>
                        <w:div w:id="881399807">
                          <w:marLeft w:val="0"/>
                          <w:marRight w:val="0"/>
                          <w:marTop w:val="0"/>
                          <w:marBottom w:val="0"/>
                          <w:divBdr>
                            <w:top w:val="none" w:sz="0" w:space="0" w:color="auto"/>
                            <w:left w:val="none" w:sz="0" w:space="0" w:color="auto"/>
                            <w:bottom w:val="none" w:sz="0" w:space="0" w:color="auto"/>
                            <w:right w:val="none" w:sz="0" w:space="0" w:color="auto"/>
                          </w:divBdr>
                        </w:div>
                        <w:div w:id="818232043">
                          <w:marLeft w:val="0"/>
                          <w:marRight w:val="0"/>
                          <w:marTop w:val="0"/>
                          <w:marBottom w:val="0"/>
                          <w:divBdr>
                            <w:top w:val="none" w:sz="0" w:space="0" w:color="auto"/>
                            <w:left w:val="none" w:sz="0" w:space="0" w:color="auto"/>
                            <w:bottom w:val="none" w:sz="0" w:space="0" w:color="auto"/>
                            <w:right w:val="none" w:sz="0" w:space="0" w:color="auto"/>
                          </w:divBdr>
                        </w:div>
                        <w:div w:id="1713458975">
                          <w:marLeft w:val="0"/>
                          <w:marRight w:val="0"/>
                          <w:marTop w:val="0"/>
                          <w:marBottom w:val="0"/>
                          <w:divBdr>
                            <w:top w:val="none" w:sz="0" w:space="0" w:color="auto"/>
                            <w:left w:val="none" w:sz="0" w:space="0" w:color="auto"/>
                            <w:bottom w:val="none" w:sz="0" w:space="0" w:color="auto"/>
                            <w:right w:val="none" w:sz="0" w:space="0" w:color="auto"/>
                          </w:divBdr>
                        </w:div>
                        <w:div w:id="1779912932">
                          <w:marLeft w:val="0"/>
                          <w:marRight w:val="0"/>
                          <w:marTop w:val="0"/>
                          <w:marBottom w:val="0"/>
                          <w:divBdr>
                            <w:top w:val="none" w:sz="0" w:space="0" w:color="auto"/>
                            <w:left w:val="none" w:sz="0" w:space="0" w:color="auto"/>
                            <w:bottom w:val="none" w:sz="0" w:space="0" w:color="auto"/>
                            <w:right w:val="none" w:sz="0" w:space="0" w:color="auto"/>
                          </w:divBdr>
                        </w:div>
                        <w:div w:id="1596212660">
                          <w:marLeft w:val="0"/>
                          <w:marRight w:val="0"/>
                          <w:marTop w:val="0"/>
                          <w:marBottom w:val="0"/>
                          <w:divBdr>
                            <w:top w:val="none" w:sz="0" w:space="0" w:color="auto"/>
                            <w:left w:val="none" w:sz="0" w:space="0" w:color="auto"/>
                            <w:bottom w:val="none" w:sz="0" w:space="0" w:color="auto"/>
                            <w:right w:val="none" w:sz="0" w:space="0" w:color="auto"/>
                          </w:divBdr>
                        </w:div>
                        <w:div w:id="970945007">
                          <w:marLeft w:val="0"/>
                          <w:marRight w:val="0"/>
                          <w:marTop w:val="0"/>
                          <w:marBottom w:val="0"/>
                          <w:divBdr>
                            <w:top w:val="none" w:sz="0" w:space="0" w:color="auto"/>
                            <w:left w:val="none" w:sz="0" w:space="0" w:color="auto"/>
                            <w:bottom w:val="none" w:sz="0" w:space="0" w:color="auto"/>
                            <w:right w:val="none" w:sz="0" w:space="0" w:color="auto"/>
                          </w:divBdr>
                        </w:div>
                        <w:div w:id="1863184">
                          <w:marLeft w:val="0"/>
                          <w:marRight w:val="0"/>
                          <w:marTop w:val="0"/>
                          <w:marBottom w:val="0"/>
                          <w:divBdr>
                            <w:top w:val="none" w:sz="0" w:space="0" w:color="auto"/>
                            <w:left w:val="none" w:sz="0" w:space="0" w:color="auto"/>
                            <w:bottom w:val="none" w:sz="0" w:space="0" w:color="auto"/>
                            <w:right w:val="none" w:sz="0" w:space="0" w:color="auto"/>
                          </w:divBdr>
                        </w:div>
                        <w:div w:id="670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2863">
              <w:marLeft w:val="0"/>
              <w:marRight w:val="0"/>
              <w:marTop w:val="0"/>
              <w:marBottom w:val="0"/>
              <w:divBdr>
                <w:top w:val="none" w:sz="0" w:space="0" w:color="auto"/>
                <w:left w:val="none" w:sz="0" w:space="0" w:color="auto"/>
                <w:bottom w:val="none" w:sz="0" w:space="0" w:color="auto"/>
                <w:right w:val="none" w:sz="0" w:space="0" w:color="auto"/>
              </w:divBdr>
              <w:divsChild>
                <w:div w:id="1460031654">
                  <w:marLeft w:val="0"/>
                  <w:marRight w:val="0"/>
                  <w:marTop w:val="0"/>
                  <w:marBottom w:val="0"/>
                  <w:divBdr>
                    <w:top w:val="none" w:sz="0" w:space="0" w:color="auto"/>
                    <w:left w:val="none" w:sz="0" w:space="0" w:color="auto"/>
                    <w:bottom w:val="none" w:sz="0" w:space="0" w:color="auto"/>
                    <w:right w:val="none" w:sz="0" w:space="0" w:color="auto"/>
                  </w:divBdr>
                  <w:divsChild>
                    <w:div w:id="171267539">
                      <w:marLeft w:val="0"/>
                      <w:marRight w:val="0"/>
                      <w:marTop w:val="0"/>
                      <w:marBottom w:val="0"/>
                      <w:divBdr>
                        <w:top w:val="none" w:sz="0" w:space="0" w:color="auto"/>
                        <w:left w:val="none" w:sz="0" w:space="0" w:color="auto"/>
                        <w:bottom w:val="none" w:sz="0" w:space="0" w:color="auto"/>
                        <w:right w:val="none" w:sz="0" w:space="0" w:color="auto"/>
                      </w:divBdr>
                      <w:divsChild>
                        <w:div w:id="709458546">
                          <w:marLeft w:val="0"/>
                          <w:marRight w:val="0"/>
                          <w:marTop w:val="0"/>
                          <w:marBottom w:val="0"/>
                          <w:divBdr>
                            <w:top w:val="none" w:sz="0" w:space="0" w:color="auto"/>
                            <w:left w:val="none" w:sz="0" w:space="0" w:color="auto"/>
                            <w:bottom w:val="none" w:sz="0" w:space="0" w:color="auto"/>
                            <w:right w:val="none" w:sz="0" w:space="0" w:color="auto"/>
                          </w:divBdr>
                        </w:div>
                      </w:divsChild>
                    </w:div>
                    <w:div w:id="5301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812458">
      <w:bodyDiv w:val="1"/>
      <w:marLeft w:val="0"/>
      <w:marRight w:val="0"/>
      <w:marTop w:val="0"/>
      <w:marBottom w:val="0"/>
      <w:divBdr>
        <w:top w:val="none" w:sz="0" w:space="0" w:color="auto"/>
        <w:left w:val="none" w:sz="0" w:space="0" w:color="auto"/>
        <w:bottom w:val="none" w:sz="0" w:space="0" w:color="auto"/>
        <w:right w:val="none" w:sz="0" w:space="0" w:color="auto"/>
      </w:divBdr>
    </w:div>
    <w:div w:id="1038120737">
      <w:bodyDiv w:val="1"/>
      <w:marLeft w:val="0"/>
      <w:marRight w:val="0"/>
      <w:marTop w:val="0"/>
      <w:marBottom w:val="0"/>
      <w:divBdr>
        <w:top w:val="none" w:sz="0" w:space="0" w:color="auto"/>
        <w:left w:val="none" w:sz="0" w:space="0" w:color="auto"/>
        <w:bottom w:val="none" w:sz="0" w:space="0" w:color="auto"/>
        <w:right w:val="none" w:sz="0" w:space="0" w:color="auto"/>
      </w:divBdr>
      <w:divsChild>
        <w:div w:id="1802308497">
          <w:marLeft w:val="0"/>
          <w:marRight w:val="0"/>
          <w:marTop w:val="0"/>
          <w:marBottom w:val="0"/>
          <w:divBdr>
            <w:top w:val="none" w:sz="0" w:space="0" w:color="auto"/>
            <w:left w:val="none" w:sz="0" w:space="0" w:color="auto"/>
            <w:bottom w:val="none" w:sz="0" w:space="0" w:color="auto"/>
            <w:right w:val="none" w:sz="0" w:space="0" w:color="auto"/>
          </w:divBdr>
          <w:divsChild>
            <w:div w:id="816796711">
              <w:marLeft w:val="0"/>
              <w:marRight w:val="0"/>
              <w:marTop w:val="0"/>
              <w:marBottom w:val="0"/>
              <w:divBdr>
                <w:top w:val="none" w:sz="0" w:space="0" w:color="auto"/>
                <w:left w:val="none" w:sz="0" w:space="0" w:color="auto"/>
                <w:bottom w:val="none" w:sz="0" w:space="0" w:color="auto"/>
                <w:right w:val="none" w:sz="0" w:space="0" w:color="auto"/>
              </w:divBdr>
            </w:div>
          </w:divsChild>
        </w:div>
        <w:div w:id="1157377863">
          <w:marLeft w:val="0"/>
          <w:marRight w:val="0"/>
          <w:marTop w:val="0"/>
          <w:marBottom w:val="0"/>
          <w:divBdr>
            <w:top w:val="none" w:sz="0" w:space="0" w:color="auto"/>
            <w:left w:val="none" w:sz="0" w:space="0" w:color="auto"/>
            <w:bottom w:val="none" w:sz="0" w:space="0" w:color="auto"/>
            <w:right w:val="none" w:sz="0" w:space="0" w:color="auto"/>
          </w:divBdr>
        </w:div>
      </w:divsChild>
    </w:div>
    <w:div w:id="1066998469">
      <w:bodyDiv w:val="1"/>
      <w:marLeft w:val="0"/>
      <w:marRight w:val="0"/>
      <w:marTop w:val="0"/>
      <w:marBottom w:val="0"/>
      <w:divBdr>
        <w:top w:val="none" w:sz="0" w:space="0" w:color="auto"/>
        <w:left w:val="none" w:sz="0" w:space="0" w:color="auto"/>
        <w:bottom w:val="none" w:sz="0" w:space="0" w:color="auto"/>
        <w:right w:val="none" w:sz="0" w:space="0" w:color="auto"/>
      </w:divBdr>
      <w:divsChild>
        <w:div w:id="756286751">
          <w:marLeft w:val="0"/>
          <w:marRight w:val="0"/>
          <w:marTop w:val="0"/>
          <w:marBottom w:val="0"/>
          <w:divBdr>
            <w:top w:val="none" w:sz="0" w:space="0" w:color="auto"/>
            <w:left w:val="none" w:sz="0" w:space="0" w:color="auto"/>
            <w:bottom w:val="none" w:sz="0" w:space="0" w:color="auto"/>
            <w:right w:val="none" w:sz="0" w:space="0" w:color="auto"/>
          </w:divBdr>
          <w:divsChild>
            <w:div w:id="164636489">
              <w:marLeft w:val="0"/>
              <w:marRight w:val="0"/>
              <w:marTop w:val="0"/>
              <w:marBottom w:val="0"/>
              <w:divBdr>
                <w:top w:val="none" w:sz="0" w:space="0" w:color="auto"/>
                <w:left w:val="none" w:sz="0" w:space="0" w:color="auto"/>
                <w:bottom w:val="none" w:sz="0" w:space="0" w:color="auto"/>
                <w:right w:val="none" w:sz="0" w:space="0" w:color="auto"/>
              </w:divBdr>
              <w:divsChild>
                <w:div w:id="14163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9570">
          <w:marLeft w:val="0"/>
          <w:marRight w:val="0"/>
          <w:marTop w:val="0"/>
          <w:marBottom w:val="0"/>
          <w:divBdr>
            <w:top w:val="none" w:sz="0" w:space="0" w:color="auto"/>
            <w:left w:val="none" w:sz="0" w:space="0" w:color="auto"/>
            <w:bottom w:val="none" w:sz="0" w:space="0" w:color="auto"/>
            <w:right w:val="none" w:sz="0" w:space="0" w:color="auto"/>
          </w:divBdr>
          <w:divsChild>
            <w:div w:id="608782533">
              <w:marLeft w:val="0"/>
              <w:marRight w:val="0"/>
              <w:marTop w:val="0"/>
              <w:marBottom w:val="0"/>
              <w:divBdr>
                <w:top w:val="none" w:sz="0" w:space="0" w:color="auto"/>
                <w:left w:val="none" w:sz="0" w:space="0" w:color="auto"/>
                <w:bottom w:val="none" w:sz="0" w:space="0" w:color="auto"/>
                <w:right w:val="none" w:sz="0" w:space="0" w:color="auto"/>
              </w:divBdr>
              <w:divsChild>
                <w:div w:id="437260390">
                  <w:marLeft w:val="0"/>
                  <w:marRight w:val="0"/>
                  <w:marTop w:val="0"/>
                  <w:marBottom w:val="0"/>
                  <w:divBdr>
                    <w:top w:val="none" w:sz="0" w:space="0" w:color="auto"/>
                    <w:left w:val="none" w:sz="0" w:space="0" w:color="auto"/>
                    <w:bottom w:val="none" w:sz="0" w:space="0" w:color="auto"/>
                    <w:right w:val="none" w:sz="0" w:space="0" w:color="auto"/>
                  </w:divBdr>
                  <w:divsChild>
                    <w:div w:id="269238858">
                      <w:marLeft w:val="0"/>
                      <w:marRight w:val="0"/>
                      <w:marTop w:val="0"/>
                      <w:marBottom w:val="0"/>
                      <w:divBdr>
                        <w:top w:val="none" w:sz="0" w:space="0" w:color="auto"/>
                        <w:left w:val="none" w:sz="0" w:space="0" w:color="auto"/>
                        <w:bottom w:val="none" w:sz="0" w:space="0" w:color="auto"/>
                        <w:right w:val="none" w:sz="0" w:space="0" w:color="auto"/>
                      </w:divBdr>
                      <w:divsChild>
                        <w:div w:id="1628664630">
                          <w:marLeft w:val="0"/>
                          <w:marRight w:val="0"/>
                          <w:marTop w:val="0"/>
                          <w:marBottom w:val="0"/>
                          <w:divBdr>
                            <w:top w:val="none" w:sz="0" w:space="0" w:color="auto"/>
                            <w:left w:val="none" w:sz="0" w:space="0" w:color="auto"/>
                            <w:bottom w:val="none" w:sz="0" w:space="0" w:color="auto"/>
                            <w:right w:val="none" w:sz="0" w:space="0" w:color="auto"/>
                          </w:divBdr>
                          <w:divsChild>
                            <w:div w:id="2103527595">
                              <w:marLeft w:val="0"/>
                              <w:marRight w:val="0"/>
                              <w:marTop w:val="0"/>
                              <w:marBottom w:val="0"/>
                              <w:divBdr>
                                <w:top w:val="none" w:sz="0" w:space="0" w:color="auto"/>
                                <w:left w:val="none" w:sz="0" w:space="0" w:color="auto"/>
                                <w:bottom w:val="none" w:sz="0" w:space="0" w:color="auto"/>
                                <w:right w:val="none" w:sz="0" w:space="0" w:color="auto"/>
                              </w:divBdr>
                            </w:div>
                          </w:divsChild>
                        </w:div>
                        <w:div w:id="266083054">
                          <w:marLeft w:val="0"/>
                          <w:marRight w:val="0"/>
                          <w:marTop w:val="0"/>
                          <w:marBottom w:val="0"/>
                          <w:divBdr>
                            <w:top w:val="none" w:sz="0" w:space="0" w:color="auto"/>
                            <w:left w:val="none" w:sz="0" w:space="0" w:color="auto"/>
                            <w:bottom w:val="none" w:sz="0" w:space="0" w:color="auto"/>
                            <w:right w:val="none" w:sz="0" w:space="0" w:color="auto"/>
                          </w:divBdr>
                          <w:divsChild>
                            <w:div w:id="209928500">
                              <w:marLeft w:val="0"/>
                              <w:marRight w:val="0"/>
                              <w:marTop w:val="0"/>
                              <w:marBottom w:val="0"/>
                              <w:divBdr>
                                <w:top w:val="none" w:sz="0" w:space="0" w:color="auto"/>
                                <w:left w:val="none" w:sz="0" w:space="0" w:color="auto"/>
                                <w:bottom w:val="none" w:sz="0" w:space="0" w:color="auto"/>
                                <w:right w:val="none" w:sz="0" w:space="0" w:color="auto"/>
                              </w:divBdr>
                            </w:div>
                          </w:divsChild>
                        </w:div>
                        <w:div w:id="939223580">
                          <w:marLeft w:val="0"/>
                          <w:marRight w:val="0"/>
                          <w:marTop w:val="0"/>
                          <w:marBottom w:val="0"/>
                          <w:divBdr>
                            <w:top w:val="none" w:sz="0" w:space="0" w:color="auto"/>
                            <w:left w:val="none" w:sz="0" w:space="0" w:color="auto"/>
                            <w:bottom w:val="none" w:sz="0" w:space="0" w:color="auto"/>
                            <w:right w:val="none" w:sz="0" w:space="0" w:color="auto"/>
                          </w:divBdr>
                          <w:divsChild>
                            <w:div w:id="724379275">
                              <w:marLeft w:val="0"/>
                              <w:marRight w:val="0"/>
                              <w:marTop w:val="0"/>
                              <w:marBottom w:val="0"/>
                              <w:divBdr>
                                <w:top w:val="none" w:sz="0" w:space="0" w:color="auto"/>
                                <w:left w:val="none" w:sz="0" w:space="0" w:color="auto"/>
                                <w:bottom w:val="none" w:sz="0" w:space="0" w:color="auto"/>
                                <w:right w:val="none" w:sz="0" w:space="0" w:color="auto"/>
                              </w:divBdr>
                            </w:div>
                          </w:divsChild>
                        </w:div>
                        <w:div w:id="833228090">
                          <w:marLeft w:val="0"/>
                          <w:marRight w:val="0"/>
                          <w:marTop w:val="0"/>
                          <w:marBottom w:val="0"/>
                          <w:divBdr>
                            <w:top w:val="none" w:sz="0" w:space="0" w:color="auto"/>
                            <w:left w:val="none" w:sz="0" w:space="0" w:color="auto"/>
                            <w:bottom w:val="none" w:sz="0" w:space="0" w:color="auto"/>
                            <w:right w:val="none" w:sz="0" w:space="0" w:color="auto"/>
                          </w:divBdr>
                          <w:divsChild>
                            <w:div w:id="1369184165">
                              <w:marLeft w:val="0"/>
                              <w:marRight w:val="0"/>
                              <w:marTop w:val="0"/>
                              <w:marBottom w:val="0"/>
                              <w:divBdr>
                                <w:top w:val="none" w:sz="0" w:space="0" w:color="auto"/>
                                <w:left w:val="none" w:sz="0" w:space="0" w:color="auto"/>
                                <w:bottom w:val="none" w:sz="0" w:space="0" w:color="auto"/>
                                <w:right w:val="none" w:sz="0" w:space="0" w:color="auto"/>
                              </w:divBdr>
                            </w:div>
                          </w:divsChild>
                        </w:div>
                        <w:div w:id="78840829">
                          <w:marLeft w:val="0"/>
                          <w:marRight w:val="0"/>
                          <w:marTop w:val="0"/>
                          <w:marBottom w:val="0"/>
                          <w:divBdr>
                            <w:top w:val="none" w:sz="0" w:space="0" w:color="auto"/>
                            <w:left w:val="none" w:sz="0" w:space="0" w:color="auto"/>
                            <w:bottom w:val="none" w:sz="0" w:space="0" w:color="auto"/>
                            <w:right w:val="none" w:sz="0" w:space="0" w:color="auto"/>
                          </w:divBdr>
                          <w:divsChild>
                            <w:div w:id="2110079839">
                              <w:marLeft w:val="0"/>
                              <w:marRight w:val="0"/>
                              <w:marTop w:val="0"/>
                              <w:marBottom w:val="0"/>
                              <w:divBdr>
                                <w:top w:val="none" w:sz="0" w:space="0" w:color="auto"/>
                                <w:left w:val="none" w:sz="0" w:space="0" w:color="auto"/>
                                <w:bottom w:val="none" w:sz="0" w:space="0" w:color="auto"/>
                                <w:right w:val="none" w:sz="0" w:space="0" w:color="auto"/>
                              </w:divBdr>
                            </w:div>
                            <w:div w:id="757169293">
                              <w:marLeft w:val="0"/>
                              <w:marRight w:val="0"/>
                              <w:marTop w:val="0"/>
                              <w:marBottom w:val="0"/>
                              <w:divBdr>
                                <w:top w:val="none" w:sz="0" w:space="0" w:color="auto"/>
                                <w:left w:val="none" w:sz="0" w:space="0" w:color="auto"/>
                                <w:bottom w:val="none" w:sz="0" w:space="0" w:color="auto"/>
                                <w:right w:val="none" w:sz="0" w:space="0" w:color="auto"/>
                              </w:divBdr>
                            </w:div>
                            <w:div w:id="1399324955">
                              <w:marLeft w:val="0"/>
                              <w:marRight w:val="0"/>
                              <w:marTop w:val="0"/>
                              <w:marBottom w:val="0"/>
                              <w:divBdr>
                                <w:top w:val="none" w:sz="0" w:space="0" w:color="auto"/>
                                <w:left w:val="none" w:sz="0" w:space="0" w:color="auto"/>
                                <w:bottom w:val="none" w:sz="0" w:space="0" w:color="auto"/>
                                <w:right w:val="none" w:sz="0" w:space="0" w:color="auto"/>
                              </w:divBdr>
                            </w:div>
                            <w:div w:id="1999503476">
                              <w:marLeft w:val="0"/>
                              <w:marRight w:val="0"/>
                              <w:marTop w:val="0"/>
                              <w:marBottom w:val="0"/>
                              <w:divBdr>
                                <w:top w:val="none" w:sz="0" w:space="0" w:color="auto"/>
                                <w:left w:val="none" w:sz="0" w:space="0" w:color="auto"/>
                                <w:bottom w:val="none" w:sz="0" w:space="0" w:color="auto"/>
                                <w:right w:val="none" w:sz="0" w:space="0" w:color="auto"/>
                              </w:divBdr>
                            </w:div>
                            <w:div w:id="757210324">
                              <w:marLeft w:val="0"/>
                              <w:marRight w:val="0"/>
                              <w:marTop w:val="0"/>
                              <w:marBottom w:val="0"/>
                              <w:divBdr>
                                <w:top w:val="none" w:sz="0" w:space="0" w:color="auto"/>
                                <w:left w:val="none" w:sz="0" w:space="0" w:color="auto"/>
                                <w:bottom w:val="none" w:sz="0" w:space="0" w:color="auto"/>
                                <w:right w:val="none" w:sz="0" w:space="0" w:color="auto"/>
                              </w:divBdr>
                              <w:divsChild>
                                <w:div w:id="1574730756">
                                  <w:marLeft w:val="0"/>
                                  <w:marRight w:val="0"/>
                                  <w:marTop w:val="0"/>
                                  <w:marBottom w:val="0"/>
                                  <w:divBdr>
                                    <w:top w:val="none" w:sz="0" w:space="0" w:color="auto"/>
                                    <w:left w:val="none" w:sz="0" w:space="0" w:color="auto"/>
                                    <w:bottom w:val="none" w:sz="0" w:space="0" w:color="auto"/>
                                    <w:right w:val="none" w:sz="0" w:space="0" w:color="auto"/>
                                  </w:divBdr>
                                </w:div>
                                <w:div w:id="16482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369059">
          <w:marLeft w:val="0"/>
          <w:marRight w:val="0"/>
          <w:marTop w:val="0"/>
          <w:marBottom w:val="0"/>
          <w:divBdr>
            <w:top w:val="none" w:sz="0" w:space="0" w:color="auto"/>
            <w:left w:val="none" w:sz="0" w:space="0" w:color="auto"/>
            <w:bottom w:val="none" w:sz="0" w:space="0" w:color="auto"/>
            <w:right w:val="none" w:sz="0" w:space="0" w:color="auto"/>
          </w:divBdr>
          <w:divsChild>
            <w:div w:id="1155485846">
              <w:marLeft w:val="0"/>
              <w:marRight w:val="0"/>
              <w:marTop w:val="0"/>
              <w:marBottom w:val="0"/>
              <w:divBdr>
                <w:top w:val="none" w:sz="0" w:space="0" w:color="auto"/>
                <w:left w:val="none" w:sz="0" w:space="0" w:color="auto"/>
                <w:bottom w:val="none" w:sz="0" w:space="0" w:color="auto"/>
                <w:right w:val="none" w:sz="0" w:space="0" w:color="auto"/>
              </w:divBdr>
              <w:divsChild>
                <w:div w:id="1619414450">
                  <w:marLeft w:val="0"/>
                  <w:marRight w:val="0"/>
                  <w:marTop w:val="0"/>
                  <w:marBottom w:val="0"/>
                  <w:divBdr>
                    <w:top w:val="none" w:sz="0" w:space="0" w:color="auto"/>
                    <w:left w:val="none" w:sz="0" w:space="0" w:color="auto"/>
                    <w:bottom w:val="none" w:sz="0" w:space="0" w:color="auto"/>
                    <w:right w:val="none" w:sz="0" w:space="0" w:color="auto"/>
                  </w:divBdr>
                  <w:divsChild>
                    <w:div w:id="1849052304">
                      <w:marLeft w:val="0"/>
                      <w:marRight w:val="0"/>
                      <w:marTop w:val="0"/>
                      <w:marBottom w:val="0"/>
                      <w:divBdr>
                        <w:top w:val="none" w:sz="0" w:space="0" w:color="auto"/>
                        <w:left w:val="none" w:sz="0" w:space="0" w:color="auto"/>
                        <w:bottom w:val="none" w:sz="0" w:space="0" w:color="auto"/>
                        <w:right w:val="none" w:sz="0" w:space="0" w:color="auto"/>
                      </w:divBdr>
                      <w:divsChild>
                        <w:div w:id="1925458720">
                          <w:marLeft w:val="0"/>
                          <w:marRight w:val="0"/>
                          <w:marTop w:val="0"/>
                          <w:marBottom w:val="0"/>
                          <w:divBdr>
                            <w:top w:val="none" w:sz="0" w:space="0" w:color="auto"/>
                            <w:left w:val="none" w:sz="0" w:space="0" w:color="auto"/>
                            <w:bottom w:val="none" w:sz="0" w:space="0" w:color="auto"/>
                            <w:right w:val="none" w:sz="0" w:space="0" w:color="auto"/>
                          </w:divBdr>
                          <w:divsChild>
                            <w:div w:id="17950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561730">
      <w:bodyDiv w:val="1"/>
      <w:marLeft w:val="0"/>
      <w:marRight w:val="0"/>
      <w:marTop w:val="0"/>
      <w:marBottom w:val="0"/>
      <w:divBdr>
        <w:top w:val="none" w:sz="0" w:space="0" w:color="auto"/>
        <w:left w:val="none" w:sz="0" w:space="0" w:color="auto"/>
        <w:bottom w:val="none" w:sz="0" w:space="0" w:color="auto"/>
        <w:right w:val="none" w:sz="0" w:space="0" w:color="auto"/>
      </w:divBdr>
      <w:divsChild>
        <w:div w:id="417093700">
          <w:marLeft w:val="0"/>
          <w:marRight w:val="0"/>
          <w:marTop w:val="0"/>
          <w:marBottom w:val="0"/>
          <w:divBdr>
            <w:top w:val="none" w:sz="0" w:space="0" w:color="auto"/>
            <w:left w:val="none" w:sz="0" w:space="0" w:color="auto"/>
            <w:bottom w:val="none" w:sz="0" w:space="0" w:color="auto"/>
            <w:right w:val="none" w:sz="0" w:space="0" w:color="auto"/>
          </w:divBdr>
          <w:divsChild>
            <w:div w:id="1783260407">
              <w:marLeft w:val="0"/>
              <w:marRight w:val="0"/>
              <w:marTop w:val="0"/>
              <w:marBottom w:val="0"/>
              <w:divBdr>
                <w:top w:val="none" w:sz="0" w:space="0" w:color="auto"/>
                <w:left w:val="none" w:sz="0" w:space="0" w:color="auto"/>
                <w:bottom w:val="none" w:sz="0" w:space="0" w:color="auto"/>
                <w:right w:val="none" w:sz="0" w:space="0" w:color="auto"/>
              </w:divBdr>
              <w:divsChild>
                <w:div w:id="1694988042">
                  <w:marLeft w:val="0"/>
                  <w:marRight w:val="0"/>
                  <w:marTop w:val="0"/>
                  <w:marBottom w:val="0"/>
                  <w:divBdr>
                    <w:top w:val="none" w:sz="0" w:space="0" w:color="auto"/>
                    <w:left w:val="none" w:sz="0" w:space="0" w:color="auto"/>
                    <w:bottom w:val="none" w:sz="0" w:space="0" w:color="auto"/>
                    <w:right w:val="none" w:sz="0" w:space="0" w:color="auto"/>
                  </w:divBdr>
                </w:div>
              </w:divsChild>
            </w:div>
            <w:div w:id="40253852">
              <w:marLeft w:val="0"/>
              <w:marRight w:val="0"/>
              <w:marTop w:val="0"/>
              <w:marBottom w:val="0"/>
              <w:divBdr>
                <w:top w:val="none" w:sz="0" w:space="0" w:color="auto"/>
                <w:left w:val="none" w:sz="0" w:space="0" w:color="auto"/>
                <w:bottom w:val="none" w:sz="0" w:space="0" w:color="auto"/>
                <w:right w:val="none" w:sz="0" w:space="0" w:color="auto"/>
              </w:divBdr>
            </w:div>
            <w:div w:id="1227380112">
              <w:marLeft w:val="0"/>
              <w:marRight w:val="0"/>
              <w:marTop w:val="0"/>
              <w:marBottom w:val="0"/>
              <w:divBdr>
                <w:top w:val="none" w:sz="0" w:space="0" w:color="auto"/>
                <w:left w:val="none" w:sz="0" w:space="0" w:color="auto"/>
                <w:bottom w:val="none" w:sz="0" w:space="0" w:color="auto"/>
                <w:right w:val="none" w:sz="0" w:space="0" w:color="auto"/>
              </w:divBdr>
              <w:divsChild>
                <w:div w:id="1230992290">
                  <w:marLeft w:val="0"/>
                  <w:marRight w:val="0"/>
                  <w:marTop w:val="0"/>
                  <w:marBottom w:val="0"/>
                  <w:divBdr>
                    <w:top w:val="none" w:sz="0" w:space="0" w:color="auto"/>
                    <w:left w:val="none" w:sz="0" w:space="0" w:color="auto"/>
                    <w:bottom w:val="none" w:sz="0" w:space="0" w:color="auto"/>
                    <w:right w:val="none" w:sz="0" w:space="0" w:color="auto"/>
                  </w:divBdr>
                  <w:divsChild>
                    <w:div w:id="798843478">
                      <w:marLeft w:val="0"/>
                      <w:marRight w:val="0"/>
                      <w:marTop w:val="0"/>
                      <w:marBottom w:val="0"/>
                      <w:divBdr>
                        <w:top w:val="none" w:sz="0" w:space="0" w:color="auto"/>
                        <w:left w:val="none" w:sz="0" w:space="0" w:color="auto"/>
                        <w:bottom w:val="none" w:sz="0" w:space="0" w:color="auto"/>
                        <w:right w:val="none" w:sz="0" w:space="0" w:color="auto"/>
                      </w:divBdr>
                    </w:div>
                    <w:div w:id="873811266">
                      <w:marLeft w:val="0"/>
                      <w:marRight w:val="0"/>
                      <w:marTop w:val="0"/>
                      <w:marBottom w:val="0"/>
                      <w:divBdr>
                        <w:top w:val="none" w:sz="0" w:space="0" w:color="auto"/>
                        <w:left w:val="none" w:sz="0" w:space="0" w:color="auto"/>
                        <w:bottom w:val="none" w:sz="0" w:space="0" w:color="auto"/>
                        <w:right w:val="none" w:sz="0" w:space="0" w:color="auto"/>
                      </w:divBdr>
                    </w:div>
                    <w:div w:id="1889148810">
                      <w:marLeft w:val="0"/>
                      <w:marRight w:val="0"/>
                      <w:marTop w:val="0"/>
                      <w:marBottom w:val="0"/>
                      <w:divBdr>
                        <w:top w:val="none" w:sz="0" w:space="0" w:color="auto"/>
                        <w:left w:val="none" w:sz="0" w:space="0" w:color="auto"/>
                        <w:bottom w:val="none" w:sz="0" w:space="0" w:color="auto"/>
                        <w:right w:val="none" w:sz="0" w:space="0" w:color="auto"/>
                      </w:divBdr>
                    </w:div>
                    <w:div w:id="19182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15764">
          <w:marLeft w:val="0"/>
          <w:marRight w:val="0"/>
          <w:marTop w:val="0"/>
          <w:marBottom w:val="0"/>
          <w:divBdr>
            <w:top w:val="none" w:sz="0" w:space="0" w:color="auto"/>
            <w:left w:val="none" w:sz="0" w:space="0" w:color="auto"/>
            <w:bottom w:val="none" w:sz="0" w:space="0" w:color="auto"/>
            <w:right w:val="none" w:sz="0" w:space="0" w:color="auto"/>
          </w:divBdr>
        </w:div>
      </w:divsChild>
    </w:div>
    <w:div w:id="1190993945">
      <w:bodyDiv w:val="1"/>
      <w:marLeft w:val="0"/>
      <w:marRight w:val="0"/>
      <w:marTop w:val="0"/>
      <w:marBottom w:val="0"/>
      <w:divBdr>
        <w:top w:val="none" w:sz="0" w:space="0" w:color="auto"/>
        <w:left w:val="none" w:sz="0" w:space="0" w:color="auto"/>
        <w:bottom w:val="none" w:sz="0" w:space="0" w:color="auto"/>
        <w:right w:val="none" w:sz="0" w:space="0" w:color="auto"/>
      </w:divBdr>
      <w:divsChild>
        <w:div w:id="1120564154">
          <w:marLeft w:val="0"/>
          <w:marRight w:val="0"/>
          <w:marTop w:val="0"/>
          <w:marBottom w:val="0"/>
          <w:divBdr>
            <w:top w:val="none" w:sz="0" w:space="0" w:color="auto"/>
            <w:left w:val="none" w:sz="0" w:space="0" w:color="auto"/>
            <w:bottom w:val="none" w:sz="0" w:space="0" w:color="auto"/>
            <w:right w:val="none" w:sz="0" w:space="0" w:color="auto"/>
          </w:divBdr>
          <w:divsChild>
            <w:div w:id="1918056261">
              <w:marLeft w:val="0"/>
              <w:marRight w:val="0"/>
              <w:marTop w:val="0"/>
              <w:marBottom w:val="0"/>
              <w:divBdr>
                <w:top w:val="none" w:sz="0" w:space="0" w:color="auto"/>
                <w:left w:val="none" w:sz="0" w:space="0" w:color="auto"/>
                <w:bottom w:val="none" w:sz="0" w:space="0" w:color="auto"/>
                <w:right w:val="none" w:sz="0" w:space="0" w:color="auto"/>
              </w:divBdr>
              <w:divsChild>
                <w:div w:id="1634746162">
                  <w:marLeft w:val="0"/>
                  <w:marRight w:val="0"/>
                  <w:marTop w:val="0"/>
                  <w:marBottom w:val="0"/>
                  <w:divBdr>
                    <w:top w:val="none" w:sz="0" w:space="0" w:color="auto"/>
                    <w:left w:val="none" w:sz="0" w:space="0" w:color="auto"/>
                    <w:bottom w:val="none" w:sz="0" w:space="0" w:color="auto"/>
                    <w:right w:val="none" w:sz="0" w:space="0" w:color="auto"/>
                  </w:divBdr>
                </w:div>
              </w:divsChild>
            </w:div>
            <w:div w:id="19701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6124">
      <w:bodyDiv w:val="1"/>
      <w:marLeft w:val="0"/>
      <w:marRight w:val="0"/>
      <w:marTop w:val="0"/>
      <w:marBottom w:val="0"/>
      <w:divBdr>
        <w:top w:val="none" w:sz="0" w:space="0" w:color="auto"/>
        <w:left w:val="none" w:sz="0" w:space="0" w:color="auto"/>
        <w:bottom w:val="none" w:sz="0" w:space="0" w:color="auto"/>
        <w:right w:val="none" w:sz="0" w:space="0" w:color="auto"/>
      </w:divBdr>
      <w:divsChild>
        <w:div w:id="921838954">
          <w:marLeft w:val="0"/>
          <w:marRight w:val="0"/>
          <w:marTop w:val="0"/>
          <w:marBottom w:val="0"/>
          <w:divBdr>
            <w:top w:val="none" w:sz="0" w:space="0" w:color="auto"/>
            <w:left w:val="none" w:sz="0" w:space="0" w:color="auto"/>
            <w:bottom w:val="none" w:sz="0" w:space="0" w:color="auto"/>
            <w:right w:val="none" w:sz="0" w:space="0" w:color="auto"/>
          </w:divBdr>
          <w:divsChild>
            <w:div w:id="414476767">
              <w:marLeft w:val="0"/>
              <w:marRight w:val="0"/>
              <w:marTop w:val="0"/>
              <w:marBottom w:val="0"/>
              <w:divBdr>
                <w:top w:val="none" w:sz="0" w:space="0" w:color="auto"/>
                <w:left w:val="none" w:sz="0" w:space="0" w:color="auto"/>
                <w:bottom w:val="none" w:sz="0" w:space="0" w:color="auto"/>
                <w:right w:val="none" w:sz="0" w:space="0" w:color="auto"/>
              </w:divBdr>
            </w:div>
          </w:divsChild>
        </w:div>
        <w:div w:id="1408192352">
          <w:marLeft w:val="0"/>
          <w:marRight w:val="0"/>
          <w:marTop w:val="0"/>
          <w:marBottom w:val="0"/>
          <w:divBdr>
            <w:top w:val="none" w:sz="0" w:space="0" w:color="auto"/>
            <w:left w:val="none" w:sz="0" w:space="0" w:color="auto"/>
            <w:bottom w:val="none" w:sz="0" w:space="0" w:color="auto"/>
            <w:right w:val="none" w:sz="0" w:space="0" w:color="auto"/>
          </w:divBdr>
        </w:div>
      </w:divsChild>
    </w:div>
    <w:div w:id="1284070142">
      <w:bodyDiv w:val="1"/>
      <w:marLeft w:val="0"/>
      <w:marRight w:val="0"/>
      <w:marTop w:val="0"/>
      <w:marBottom w:val="0"/>
      <w:divBdr>
        <w:top w:val="none" w:sz="0" w:space="0" w:color="auto"/>
        <w:left w:val="none" w:sz="0" w:space="0" w:color="auto"/>
        <w:bottom w:val="none" w:sz="0" w:space="0" w:color="auto"/>
        <w:right w:val="none" w:sz="0" w:space="0" w:color="auto"/>
      </w:divBdr>
      <w:divsChild>
        <w:div w:id="1422289580">
          <w:marLeft w:val="0"/>
          <w:marRight w:val="0"/>
          <w:marTop w:val="0"/>
          <w:marBottom w:val="0"/>
          <w:divBdr>
            <w:top w:val="none" w:sz="0" w:space="0" w:color="auto"/>
            <w:left w:val="none" w:sz="0" w:space="0" w:color="auto"/>
            <w:bottom w:val="none" w:sz="0" w:space="0" w:color="auto"/>
            <w:right w:val="none" w:sz="0" w:space="0" w:color="auto"/>
          </w:divBdr>
          <w:divsChild>
            <w:div w:id="750078952">
              <w:marLeft w:val="0"/>
              <w:marRight w:val="0"/>
              <w:marTop w:val="0"/>
              <w:marBottom w:val="0"/>
              <w:divBdr>
                <w:top w:val="none" w:sz="0" w:space="0" w:color="auto"/>
                <w:left w:val="none" w:sz="0" w:space="0" w:color="auto"/>
                <w:bottom w:val="none" w:sz="0" w:space="0" w:color="auto"/>
                <w:right w:val="none" w:sz="0" w:space="0" w:color="auto"/>
              </w:divBdr>
              <w:divsChild>
                <w:div w:id="468667208">
                  <w:marLeft w:val="0"/>
                  <w:marRight w:val="0"/>
                  <w:marTop w:val="0"/>
                  <w:marBottom w:val="0"/>
                  <w:divBdr>
                    <w:top w:val="none" w:sz="0" w:space="0" w:color="auto"/>
                    <w:left w:val="none" w:sz="0" w:space="0" w:color="auto"/>
                    <w:bottom w:val="none" w:sz="0" w:space="0" w:color="auto"/>
                    <w:right w:val="none" w:sz="0" w:space="0" w:color="auto"/>
                  </w:divBdr>
                </w:div>
              </w:divsChild>
            </w:div>
            <w:div w:id="968053891">
              <w:marLeft w:val="0"/>
              <w:marRight w:val="0"/>
              <w:marTop w:val="0"/>
              <w:marBottom w:val="0"/>
              <w:divBdr>
                <w:top w:val="none" w:sz="0" w:space="0" w:color="auto"/>
                <w:left w:val="none" w:sz="0" w:space="0" w:color="auto"/>
                <w:bottom w:val="none" w:sz="0" w:space="0" w:color="auto"/>
                <w:right w:val="none" w:sz="0" w:space="0" w:color="auto"/>
              </w:divBdr>
            </w:div>
          </w:divsChild>
        </w:div>
        <w:div w:id="33162925">
          <w:marLeft w:val="0"/>
          <w:marRight w:val="0"/>
          <w:marTop w:val="0"/>
          <w:marBottom w:val="0"/>
          <w:divBdr>
            <w:top w:val="none" w:sz="0" w:space="0" w:color="auto"/>
            <w:left w:val="none" w:sz="0" w:space="0" w:color="auto"/>
            <w:bottom w:val="none" w:sz="0" w:space="0" w:color="auto"/>
            <w:right w:val="none" w:sz="0" w:space="0" w:color="auto"/>
          </w:divBdr>
          <w:divsChild>
            <w:div w:id="1046873876">
              <w:marLeft w:val="0"/>
              <w:marRight w:val="0"/>
              <w:marTop w:val="0"/>
              <w:marBottom w:val="0"/>
              <w:divBdr>
                <w:top w:val="none" w:sz="0" w:space="0" w:color="auto"/>
                <w:left w:val="none" w:sz="0" w:space="0" w:color="auto"/>
                <w:bottom w:val="none" w:sz="0" w:space="0" w:color="auto"/>
                <w:right w:val="none" w:sz="0" w:space="0" w:color="auto"/>
              </w:divBdr>
              <w:divsChild>
                <w:div w:id="1823689391">
                  <w:marLeft w:val="0"/>
                  <w:marRight w:val="0"/>
                  <w:marTop w:val="0"/>
                  <w:marBottom w:val="0"/>
                  <w:divBdr>
                    <w:top w:val="none" w:sz="0" w:space="0" w:color="auto"/>
                    <w:left w:val="none" w:sz="0" w:space="0" w:color="auto"/>
                    <w:bottom w:val="none" w:sz="0" w:space="0" w:color="auto"/>
                    <w:right w:val="none" w:sz="0" w:space="0" w:color="auto"/>
                  </w:divBdr>
                  <w:divsChild>
                    <w:div w:id="2125421167">
                      <w:marLeft w:val="0"/>
                      <w:marRight w:val="0"/>
                      <w:marTop w:val="0"/>
                      <w:marBottom w:val="0"/>
                      <w:divBdr>
                        <w:top w:val="none" w:sz="0" w:space="0" w:color="auto"/>
                        <w:left w:val="none" w:sz="0" w:space="0" w:color="auto"/>
                        <w:bottom w:val="none" w:sz="0" w:space="0" w:color="auto"/>
                        <w:right w:val="none" w:sz="0" w:space="0" w:color="auto"/>
                      </w:divBdr>
                      <w:divsChild>
                        <w:div w:id="851722607">
                          <w:marLeft w:val="0"/>
                          <w:marRight w:val="0"/>
                          <w:marTop w:val="0"/>
                          <w:marBottom w:val="0"/>
                          <w:divBdr>
                            <w:top w:val="none" w:sz="0" w:space="0" w:color="auto"/>
                            <w:left w:val="none" w:sz="0" w:space="0" w:color="auto"/>
                            <w:bottom w:val="none" w:sz="0" w:space="0" w:color="auto"/>
                            <w:right w:val="none" w:sz="0" w:space="0" w:color="auto"/>
                          </w:divBdr>
                          <w:divsChild>
                            <w:div w:id="1771007962">
                              <w:marLeft w:val="0"/>
                              <w:marRight w:val="0"/>
                              <w:marTop w:val="0"/>
                              <w:marBottom w:val="0"/>
                              <w:divBdr>
                                <w:top w:val="none" w:sz="0" w:space="0" w:color="auto"/>
                                <w:left w:val="none" w:sz="0" w:space="0" w:color="auto"/>
                                <w:bottom w:val="none" w:sz="0" w:space="0" w:color="auto"/>
                                <w:right w:val="none" w:sz="0" w:space="0" w:color="auto"/>
                              </w:divBdr>
                            </w:div>
                          </w:divsChild>
                        </w:div>
                        <w:div w:id="1520117552">
                          <w:marLeft w:val="0"/>
                          <w:marRight w:val="0"/>
                          <w:marTop w:val="0"/>
                          <w:marBottom w:val="0"/>
                          <w:divBdr>
                            <w:top w:val="none" w:sz="0" w:space="0" w:color="auto"/>
                            <w:left w:val="none" w:sz="0" w:space="0" w:color="auto"/>
                            <w:bottom w:val="none" w:sz="0" w:space="0" w:color="auto"/>
                            <w:right w:val="none" w:sz="0" w:space="0" w:color="auto"/>
                          </w:divBdr>
                          <w:divsChild>
                            <w:div w:id="1273586811">
                              <w:marLeft w:val="0"/>
                              <w:marRight w:val="0"/>
                              <w:marTop w:val="0"/>
                              <w:marBottom w:val="0"/>
                              <w:divBdr>
                                <w:top w:val="none" w:sz="0" w:space="0" w:color="auto"/>
                                <w:left w:val="none" w:sz="0" w:space="0" w:color="auto"/>
                                <w:bottom w:val="none" w:sz="0" w:space="0" w:color="auto"/>
                                <w:right w:val="none" w:sz="0" w:space="0" w:color="auto"/>
                              </w:divBdr>
                            </w:div>
                          </w:divsChild>
                        </w:div>
                        <w:div w:id="1133257355">
                          <w:marLeft w:val="0"/>
                          <w:marRight w:val="0"/>
                          <w:marTop w:val="0"/>
                          <w:marBottom w:val="0"/>
                          <w:divBdr>
                            <w:top w:val="none" w:sz="0" w:space="0" w:color="auto"/>
                            <w:left w:val="none" w:sz="0" w:space="0" w:color="auto"/>
                            <w:bottom w:val="none" w:sz="0" w:space="0" w:color="auto"/>
                            <w:right w:val="none" w:sz="0" w:space="0" w:color="auto"/>
                          </w:divBdr>
                          <w:divsChild>
                            <w:div w:id="1894004992">
                              <w:marLeft w:val="0"/>
                              <w:marRight w:val="0"/>
                              <w:marTop w:val="0"/>
                              <w:marBottom w:val="0"/>
                              <w:divBdr>
                                <w:top w:val="none" w:sz="0" w:space="0" w:color="auto"/>
                                <w:left w:val="none" w:sz="0" w:space="0" w:color="auto"/>
                                <w:bottom w:val="none" w:sz="0" w:space="0" w:color="auto"/>
                                <w:right w:val="none" w:sz="0" w:space="0" w:color="auto"/>
                              </w:divBdr>
                            </w:div>
                          </w:divsChild>
                        </w:div>
                        <w:div w:id="1229683662">
                          <w:marLeft w:val="0"/>
                          <w:marRight w:val="0"/>
                          <w:marTop w:val="0"/>
                          <w:marBottom w:val="0"/>
                          <w:divBdr>
                            <w:top w:val="none" w:sz="0" w:space="0" w:color="auto"/>
                            <w:left w:val="none" w:sz="0" w:space="0" w:color="auto"/>
                            <w:bottom w:val="none" w:sz="0" w:space="0" w:color="auto"/>
                            <w:right w:val="none" w:sz="0" w:space="0" w:color="auto"/>
                          </w:divBdr>
                          <w:divsChild>
                            <w:div w:id="983503808">
                              <w:marLeft w:val="0"/>
                              <w:marRight w:val="0"/>
                              <w:marTop w:val="0"/>
                              <w:marBottom w:val="0"/>
                              <w:divBdr>
                                <w:top w:val="none" w:sz="0" w:space="0" w:color="auto"/>
                                <w:left w:val="none" w:sz="0" w:space="0" w:color="auto"/>
                                <w:bottom w:val="none" w:sz="0" w:space="0" w:color="auto"/>
                                <w:right w:val="none" w:sz="0" w:space="0" w:color="auto"/>
                              </w:divBdr>
                            </w:div>
                          </w:divsChild>
                        </w:div>
                        <w:div w:id="177931875">
                          <w:marLeft w:val="0"/>
                          <w:marRight w:val="0"/>
                          <w:marTop w:val="0"/>
                          <w:marBottom w:val="0"/>
                          <w:divBdr>
                            <w:top w:val="none" w:sz="0" w:space="0" w:color="auto"/>
                            <w:left w:val="none" w:sz="0" w:space="0" w:color="auto"/>
                            <w:bottom w:val="none" w:sz="0" w:space="0" w:color="auto"/>
                            <w:right w:val="none" w:sz="0" w:space="0" w:color="auto"/>
                          </w:divBdr>
                          <w:divsChild>
                            <w:div w:id="1271619200">
                              <w:marLeft w:val="0"/>
                              <w:marRight w:val="0"/>
                              <w:marTop w:val="0"/>
                              <w:marBottom w:val="0"/>
                              <w:divBdr>
                                <w:top w:val="none" w:sz="0" w:space="0" w:color="auto"/>
                                <w:left w:val="none" w:sz="0" w:space="0" w:color="auto"/>
                                <w:bottom w:val="none" w:sz="0" w:space="0" w:color="auto"/>
                                <w:right w:val="none" w:sz="0" w:space="0" w:color="auto"/>
                              </w:divBdr>
                            </w:div>
                            <w:div w:id="1715497470">
                              <w:marLeft w:val="0"/>
                              <w:marRight w:val="0"/>
                              <w:marTop w:val="0"/>
                              <w:marBottom w:val="0"/>
                              <w:divBdr>
                                <w:top w:val="none" w:sz="0" w:space="0" w:color="auto"/>
                                <w:left w:val="none" w:sz="0" w:space="0" w:color="auto"/>
                                <w:bottom w:val="none" w:sz="0" w:space="0" w:color="auto"/>
                                <w:right w:val="none" w:sz="0" w:space="0" w:color="auto"/>
                              </w:divBdr>
                            </w:div>
                            <w:div w:id="1480800394">
                              <w:marLeft w:val="0"/>
                              <w:marRight w:val="0"/>
                              <w:marTop w:val="0"/>
                              <w:marBottom w:val="0"/>
                              <w:divBdr>
                                <w:top w:val="none" w:sz="0" w:space="0" w:color="auto"/>
                                <w:left w:val="none" w:sz="0" w:space="0" w:color="auto"/>
                                <w:bottom w:val="none" w:sz="0" w:space="0" w:color="auto"/>
                                <w:right w:val="none" w:sz="0" w:space="0" w:color="auto"/>
                              </w:divBdr>
                            </w:div>
                            <w:div w:id="424115241">
                              <w:marLeft w:val="0"/>
                              <w:marRight w:val="0"/>
                              <w:marTop w:val="0"/>
                              <w:marBottom w:val="0"/>
                              <w:divBdr>
                                <w:top w:val="none" w:sz="0" w:space="0" w:color="auto"/>
                                <w:left w:val="none" w:sz="0" w:space="0" w:color="auto"/>
                                <w:bottom w:val="none" w:sz="0" w:space="0" w:color="auto"/>
                                <w:right w:val="none" w:sz="0" w:space="0" w:color="auto"/>
                              </w:divBdr>
                            </w:div>
                            <w:div w:id="661542902">
                              <w:marLeft w:val="0"/>
                              <w:marRight w:val="0"/>
                              <w:marTop w:val="0"/>
                              <w:marBottom w:val="0"/>
                              <w:divBdr>
                                <w:top w:val="none" w:sz="0" w:space="0" w:color="auto"/>
                                <w:left w:val="none" w:sz="0" w:space="0" w:color="auto"/>
                                <w:bottom w:val="none" w:sz="0" w:space="0" w:color="auto"/>
                                <w:right w:val="none" w:sz="0" w:space="0" w:color="auto"/>
                              </w:divBdr>
                              <w:divsChild>
                                <w:div w:id="1652827952">
                                  <w:marLeft w:val="0"/>
                                  <w:marRight w:val="0"/>
                                  <w:marTop w:val="0"/>
                                  <w:marBottom w:val="0"/>
                                  <w:divBdr>
                                    <w:top w:val="none" w:sz="0" w:space="0" w:color="auto"/>
                                    <w:left w:val="none" w:sz="0" w:space="0" w:color="auto"/>
                                    <w:bottom w:val="none" w:sz="0" w:space="0" w:color="auto"/>
                                    <w:right w:val="none" w:sz="0" w:space="0" w:color="auto"/>
                                  </w:divBdr>
                                </w:div>
                                <w:div w:id="20301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627745">
          <w:marLeft w:val="0"/>
          <w:marRight w:val="0"/>
          <w:marTop w:val="0"/>
          <w:marBottom w:val="0"/>
          <w:divBdr>
            <w:top w:val="none" w:sz="0" w:space="0" w:color="auto"/>
            <w:left w:val="none" w:sz="0" w:space="0" w:color="auto"/>
            <w:bottom w:val="none" w:sz="0" w:space="0" w:color="auto"/>
            <w:right w:val="none" w:sz="0" w:space="0" w:color="auto"/>
          </w:divBdr>
          <w:divsChild>
            <w:div w:id="956641798">
              <w:marLeft w:val="0"/>
              <w:marRight w:val="0"/>
              <w:marTop w:val="0"/>
              <w:marBottom w:val="0"/>
              <w:divBdr>
                <w:top w:val="none" w:sz="0" w:space="0" w:color="auto"/>
                <w:left w:val="none" w:sz="0" w:space="0" w:color="auto"/>
                <w:bottom w:val="none" w:sz="0" w:space="0" w:color="auto"/>
                <w:right w:val="none" w:sz="0" w:space="0" w:color="auto"/>
              </w:divBdr>
              <w:divsChild>
                <w:div w:id="1702631340">
                  <w:marLeft w:val="0"/>
                  <w:marRight w:val="0"/>
                  <w:marTop w:val="0"/>
                  <w:marBottom w:val="0"/>
                  <w:divBdr>
                    <w:top w:val="none" w:sz="0" w:space="0" w:color="auto"/>
                    <w:left w:val="none" w:sz="0" w:space="0" w:color="auto"/>
                    <w:bottom w:val="none" w:sz="0" w:space="0" w:color="auto"/>
                    <w:right w:val="none" w:sz="0" w:space="0" w:color="auto"/>
                  </w:divBdr>
                  <w:divsChild>
                    <w:div w:id="1267351826">
                      <w:marLeft w:val="0"/>
                      <w:marRight w:val="0"/>
                      <w:marTop w:val="0"/>
                      <w:marBottom w:val="0"/>
                      <w:divBdr>
                        <w:top w:val="none" w:sz="0" w:space="0" w:color="auto"/>
                        <w:left w:val="none" w:sz="0" w:space="0" w:color="auto"/>
                        <w:bottom w:val="none" w:sz="0" w:space="0" w:color="auto"/>
                        <w:right w:val="none" w:sz="0" w:space="0" w:color="auto"/>
                      </w:divBdr>
                      <w:divsChild>
                        <w:div w:id="715355763">
                          <w:marLeft w:val="0"/>
                          <w:marRight w:val="0"/>
                          <w:marTop w:val="0"/>
                          <w:marBottom w:val="0"/>
                          <w:divBdr>
                            <w:top w:val="none" w:sz="0" w:space="0" w:color="auto"/>
                            <w:left w:val="none" w:sz="0" w:space="0" w:color="auto"/>
                            <w:bottom w:val="none" w:sz="0" w:space="0" w:color="auto"/>
                            <w:right w:val="none" w:sz="0" w:space="0" w:color="auto"/>
                          </w:divBdr>
                          <w:divsChild>
                            <w:div w:id="8215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331168">
      <w:bodyDiv w:val="1"/>
      <w:marLeft w:val="0"/>
      <w:marRight w:val="0"/>
      <w:marTop w:val="0"/>
      <w:marBottom w:val="0"/>
      <w:divBdr>
        <w:top w:val="none" w:sz="0" w:space="0" w:color="auto"/>
        <w:left w:val="none" w:sz="0" w:space="0" w:color="auto"/>
        <w:bottom w:val="none" w:sz="0" w:space="0" w:color="auto"/>
        <w:right w:val="none" w:sz="0" w:space="0" w:color="auto"/>
      </w:divBdr>
      <w:divsChild>
        <w:div w:id="380440652">
          <w:marLeft w:val="0"/>
          <w:marRight w:val="0"/>
          <w:marTop w:val="0"/>
          <w:marBottom w:val="0"/>
          <w:divBdr>
            <w:top w:val="none" w:sz="0" w:space="0" w:color="auto"/>
            <w:left w:val="none" w:sz="0" w:space="0" w:color="auto"/>
            <w:bottom w:val="none" w:sz="0" w:space="0" w:color="auto"/>
            <w:right w:val="none" w:sz="0" w:space="0" w:color="auto"/>
          </w:divBdr>
          <w:divsChild>
            <w:div w:id="133912951">
              <w:marLeft w:val="0"/>
              <w:marRight w:val="0"/>
              <w:marTop w:val="0"/>
              <w:marBottom w:val="0"/>
              <w:divBdr>
                <w:top w:val="none" w:sz="0" w:space="0" w:color="auto"/>
                <w:left w:val="none" w:sz="0" w:space="0" w:color="auto"/>
                <w:bottom w:val="none" w:sz="0" w:space="0" w:color="auto"/>
                <w:right w:val="none" w:sz="0" w:space="0" w:color="auto"/>
              </w:divBdr>
              <w:divsChild>
                <w:div w:id="1265456017">
                  <w:marLeft w:val="0"/>
                  <w:marRight w:val="0"/>
                  <w:marTop w:val="0"/>
                  <w:marBottom w:val="0"/>
                  <w:divBdr>
                    <w:top w:val="none" w:sz="0" w:space="0" w:color="auto"/>
                    <w:left w:val="none" w:sz="0" w:space="0" w:color="auto"/>
                    <w:bottom w:val="none" w:sz="0" w:space="0" w:color="auto"/>
                    <w:right w:val="none" w:sz="0" w:space="0" w:color="auto"/>
                  </w:divBdr>
                </w:div>
              </w:divsChild>
            </w:div>
            <w:div w:id="758716198">
              <w:marLeft w:val="0"/>
              <w:marRight w:val="0"/>
              <w:marTop w:val="0"/>
              <w:marBottom w:val="0"/>
              <w:divBdr>
                <w:top w:val="none" w:sz="0" w:space="0" w:color="auto"/>
                <w:left w:val="none" w:sz="0" w:space="0" w:color="auto"/>
                <w:bottom w:val="none" w:sz="0" w:space="0" w:color="auto"/>
                <w:right w:val="none" w:sz="0" w:space="0" w:color="auto"/>
              </w:divBdr>
            </w:div>
          </w:divsChild>
        </w:div>
        <w:div w:id="147786617">
          <w:marLeft w:val="0"/>
          <w:marRight w:val="0"/>
          <w:marTop w:val="0"/>
          <w:marBottom w:val="0"/>
          <w:divBdr>
            <w:top w:val="none" w:sz="0" w:space="0" w:color="auto"/>
            <w:left w:val="none" w:sz="0" w:space="0" w:color="auto"/>
            <w:bottom w:val="none" w:sz="0" w:space="0" w:color="auto"/>
            <w:right w:val="none" w:sz="0" w:space="0" w:color="auto"/>
          </w:divBdr>
          <w:divsChild>
            <w:div w:id="1526599247">
              <w:marLeft w:val="0"/>
              <w:marRight w:val="0"/>
              <w:marTop w:val="0"/>
              <w:marBottom w:val="0"/>
              <w:divBdr>
                <w:top w:val="none" w:sz="0" w:space="0" w:color="auto"/>
                <w:left w:val="none" w:sz="0" w:space="0" w:color="auto"/>
                <w:bottom w:val="none" w:sz="0" w:space="0" w:color="auto"/>
                <w:right w:val="none" w:sz="0" w:space="0" w:color="auto"/>
              </w:divBdr>
              <w:divsChild>
                <w:div w:id="438795735">
                  <w:marLeft w:val="0"/>
                  <w:marRight w:val="0"/>
                  <w:marTop w:val="0"/>
                  <w:marBottom w:val="0"/>
                  <w:divBdr>
                    <w:top w:val="none" w:sz="0" w:space="0" w:color="auto"/>
                    <w:left w:val="none" w:sz="0" w:space="0" w:color="auto"/>
                    <w:bottom w:val="none" w:sz="0" w:space="0" w:color="auto"/>
                    <w:right w:val="none" w:sz="0" w:space="0" w:color="auto"/>
                  </w:divBdr>
                  <w:divsChild>
                    <w:div w:id="722565009">
                      <w:marLeft w:val="0"/>
                      <w:marRight w:val="0"/>
                      <w:marTop w:val="0"/>
                      <w:marBottom w:val="0"/>
                      <w:divBdr>
                        <w:top w:val="none" w:sz="0" w:space="0" w:color="auto"/>
                        <w:left w:val="none" w:sz="0" w:space="0" w:color="auto"/>
                        <w:bottom w:val="none" w:sz="0" w:space="0" w:color="auto"/>
                        <w:right w:val="none" w:sz="0" w:space="0" w:color="auto"/>
                      </w:divBdr>
                      <w:divsChild>
                        <w:div w:id="1970163232">
                          <w:marLeft w:val="0"/>
                          <w:marRight w:val="0"/>
                          <w:marTop w:val="0"/>
                          <w:marBottom w:val="0"/>
                          <w:divBdr>
                            <w:top w:val="none" w:sz="0" w:space="0" w:color="auto"/>
                            <w:left w:val="none" w:sz="0" w:space="0" w:color="auto"/>
                            <w:bottom w:val="none" w:sz="0" w:space="0" w:color="auto"/>
                            <w:right w:val="none" w:sz="0" w:space="0" w:color="auto"/>
                          </w:divBdr>
                          <w:divsChild>
                            <w:div w:id="1124931095">
                              <w:marLeft w:val="0"/>
                              <w:marRight w:val="0"/>
                              <w:marTop w:val="0"/>
                              <w:marBottom w:val="0"/>
                              <w:divBdr>
                                <w:top w:val="none" w:sz="0" w:space="0" w:color="auto"/>
                                <w:left w:val="none" w:sz="0" w:space="0" w:color="auto"/>
                                <w:bottom w:val="none" w:sz="0" w:space="0" w:color="auto"/>
                                <w:right w:val="none" w:sz="0" w:space="0" w:color="auto"/>
                              </w:divBdr>
                            </w:div>
                          </w:divsChild>
                        </w:div>
                        <w:div w:id="776601685">
                          <w:marLeft w:val="0"/>
                          <w:marRight w:val="0"/>
                          <w:marTop w:val="0"/>
                          <w:marBottom w:val="0"/>
                          <w:divBdr>
                            <w:top w:val="none" w:sz="0" w:space="0" w:color="auto"/>
                            <w:left w:val="none" w:sz="0" w:space="0" w:color="auto"/>
                            <w:bottom w:val="none" w:sz="0" w:space="0" w:color="auto"/>
                            <w:right w:val="none" w:sz="0" w:space="0" w:color="auto"/>
                          </w:divBdr>
                          <w:divsChild>
                            <w:div w:id="858933634">
                              <w:marLeft w:val="0"/>
                              <w:marRight w:val="0"/>
                              <w:marTop w:val="0"/>
                              <w:marBottom w:val="0"/>
                              <w:divBdr>
                                <w:top w:val="none" w:sz="0" w:space="0" w:color="auto"/>
                                <w:left w:val="none" w:sz="0" w:space="0" w:color="auto"/>
                                <w:bottom w:val="none" w:sz="0" w:space="0" w:color="auto"/>
                                <w:right w:val="none" w:sz="0" w:space="0" w:color="auto"/>
                              </w:divBdr>
                            </w:div>
                          </w:divsChild>
                        </w:div>
                        <w:div w:id="1871601230">
                          <w:marLeft w:val="0"/>
                          <w:marRight w:val="0"/>
                          <w:marTop w:val="0"/>
                          <w:marBottom w:val="0"/>
                          <w:divBdr>
                            <w:top w:val="none" w:sz="0" w:space="0" w:color="auto"/>
                            <w:left w:val="none" w:sz="0" w:space="0" w:color="auto"/>
                            <w:bottom w:val="none" w:sz="0" w:space="0" w:color="auto"/>
                            <w:right w:val="none" w:sz="0" w:space="0" w:color="auto"/>
                          </w:divBdr>
                          <w:divsChild>
                            <w:div w:id="1215193171">
                              <w:marLeft w:val="0"/>
                              <w:marRight w:val="0"/>
                              <w:marTop w:val="0"/>
                              <w:marBottom w:val="0"/>
                              <w:divBdr>
                                <w:top w:val="none" w:sz="0" w:space="0" w:color="auto"/>
                                <w:left w:val="none" w:sz="0" w:space="0" w:color="auto"/>
                                <w:bottom w:val="none" w:sz="0" w:space="0" w:color="auto"/>
                                <w:right w:val="none" w:sz="0" w:space="0" w:color="auto"/>
                              </w:divBdr>
                            </w:div>
                          </w:divsChild>
                        </w:div>
                        <w:div w:id="78137373">
                          <w:marLeft w:val="0"/>
                          <w:marRight w:val="0"/>
                          <w:marTop w:val="0"/>
                          <w:marBottom w:val="0"/>
                          <w:divBdr>
                            <w:top w:val="none" w:sz="0" w:space="0" w:color="auto"/>
                            <w:left w:val="none" w:sz="0" w:space="0" w:color="auto"/>
                            <w:bottom w:val="none" w:sz="0" w:space="0" w:color="auto"/>
                            <w:right w:val="none" w:sz="0" w:space="0" w:color="auto"/>
                          </w:divBdr>
                          <w:divsChild>
                            <w:div w:id="1917939660">
                              <w:marLeft w:val="0"/>
                              <w:marRight w:val="0"/>
                              <w:marTop w:val="0"/>
                              <w:marBottom w:val="0"/>
                              <w:divBdr>
                                <w:top w:val="none" w:sz="0" w:space="0" w:color="auto"/>
                                <w:left w:val="none" w:sz="0" w:space="0" w:color="auto"/>
                                <w:bottom w:val="none" w:sz="0" w:space="0" w:color="auto"/>
                                <w:right w:val="none" w:sz="0" w:space="0" w:color="auto"/>
                              </w:divBdr>
                            </w:div>
                          </w:divsChild>
                        </w:div>
                        <w:div w:id="1406761156">
                          <w:marLeft w:val="0"/>
                          <w:marRight w:val="0"/>
                          <w:marTop w:val="0"/>
                          <w:marBottom w:val="0"/>
                          <w:divBdr>
                            <w:top w:val="none" w:sz="0" w:space="0" w:color="auto"/>
                            <w:left w:val="none" w:sz="0" w:space="0" w:color="auto"/>
                            <w:bottom w:val="none" w:sz="0" w:space="0" w:color="auto"/>
                            <w:right w:val="none" w:sz="0" w:space="0" w:color="auto"/>
                          </w:divBdr>
                          <w:divsChild>
                            <w:div w:id="753169035">
                              <w:marLeft w:val="0"/>
                              <w:marRight w:val="0"/>
                              <w:marTop w:val="0"/>
                              <w:marBottom w:val="0"/>
                              <w:divBdr>
                                <w:top w:val="none" w:sz="0" w:space="0" w:color="auto"/>
                                <w:left w:val="none" w:sz="0" w:space="0" w:color="auto"/>
                                <w:bottom w:val="none" w:sz="0" w:space="0" w:color="auto"/>
                                <w:right w:val="none" w:sz="0" w:space="0" w:color="auto"/>
                              </w:divBdr>
                            </w:div>
                            <w:div w:id="1752703349">
                              <w:marLeft w:val="0"/>
                              <w:marRight w:val="0"/>
                              <w:marTop w:val="0"/>
                              <w:marBottom w:val="0"/>
                              <w:divBdr>
                                <w:top w:val="none" w:sz="0" w:space="0" w:color="auto"/>
                                <w:left w:val="none" w:sz="0" w:space="0" w:color="auto"/>
                                <w:bottom w:val="none" w:sz="0" w:space="0" w:color="auto"/>
                                <w:right w:val="none" w:sz="0" w:space="0" w:color="auto"/>
                              </w:divBdr>
                            </w:div>
                            <w:div w:id="661857162">
                              <w:marLeft w:val="0"/>
                              <w:marRight w:val="0"/>
                              <w:marTop w:val="0"/>
                              <w:marBottom w:val="0"/>
                              <w:divBdr>
                                <w:top w:val="none" w:sz="0" w:space="0" w:color="auto"/>
                                <w:left w:val="none" w:sz="0" w:space="0" w:color="auto"/>
                                <w:bottom w:val="none" w:sz="0" w:space="0" w:color="auto"/>
                                <w:right w:val="none" w:sz="0" w:space="0" w:color="auto"/>
                              </w:divBdr>
                            </w:div>
                            <w:div w:id="1725445157">
                              <w:marLeft w:val="0"/>
                              <w:marRight w:val="0"/>
                              <w:marTop w:val="0"/>
                              <w:marBottom w:val="0"/>
                              <w:divBdr>
                                <w:top w:val="none" w:sz="0" w:space="0" w:color="auto"/>
                                <w:left w:val="none" w:sz="0" w:space="0" w:color="auto"/>
                                <w:bottom w:val="none" w:sz="0" w:space="0" w:color="auto"/>
                                <w:right w:val="none" w:sz="0" w:space="0" w:color="auto"/>
                              </w:divBdr>
                            </w:div>
                            <w:div w:id="135534602">
                              <w:marLeft w:val="0"/>
                              <w:marRight w:val="0"/>
                              <w:marTop w:val="0"/>
                              <w:marBottom w:val="0"/>
                              <w:divBdr>
                                <w:top w:val="none" w:sz="0" w:space="0" w:color="auto"/>
                                <w:left w:val="none" w:sz="0" w:space="0" w:color="auto"/>
                                <w:bottom w:val="none" w:sz="0" w:space="0" w:color="auto"/>
                                <w:right w:val="none" w:sz="0" w:space="0" w:color="auto"/>
                              </w:divBdr>
                              <w:divsChild>
                                <w:div w:id="2009283673">
                                  <w:marLeft w:val="0"/>
                                  <w:marRight w:val="0"/>
                                  <w:marTop w:val="0"/>
                                  <w:marBottom w:val="0"/>
                                  <w:divBdr>
                                    <w:top w:val="none" w:sz="0" w:space="0" w:color="auto"/>
                                    <w:left w:val="none" w:sz="0" w:space="0" w:color="auto"/>
                                    <w:bottom w:val="none" w:sz="0" w:space="0" w:color="auto"/>
                                    <w:right w:val="none" w:sz="0" w:space="0" w:color="auto"/>
                                  </w:divBdr>
                                </w:div>
                                <w:div w:id="9270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085127">
          <w:marLeft w:val="0"/>
          <w:marRight w:val="0"/>
          <w:marTop w:val="0"/>
          <w:marBottom w:val="0"/>
          <w:divBdr>
            <w:top w:val="none" w:sz="0" w:space="0" w:color="auto"/>
            <w:left w:val="none" w:sz="0" w:space="0" w:color="auto"/>
            <w:bottom w:val="none" w:sz="0" w:space="0" w:color="auto"/>
            <w:right w:val="none" w:sz="0" w:space="0" w:color="auto"/>
          </w:divBdr>
          <w:divsChild>
            <w:div w:id="1901594751">
              <w:marLeft w:val="0"/>
              <w:marRight w:val="0"/>
              <w:marTop w:val="0"/>
              <w:marBottom w:val="0"/>
              <w:divBdr>
                <w:top w:val="none" w:sz="0" w:space="0" w:color="auto"/>
                <w:left w:val="none" w:sz="0" w:space="0" w:color="auto"/>
                <w:bottom w:val="none" w:sz="0" w:space="0" w:color="auto"/>
                <w:right w:val="none" w:sz="0" w:space="0" w:color="auto"/>
              </w:divBdr>
              <w:divsChild>
                <w:div w:id="849875859">
                  <w:marLeft w:val="0"/>
                  <w:marRight w:val="0"/>
                  <w:marTop w:val="0"/>
                  <w:marBottom w:val="0"/>
                  <w:divBdr>
                    <w:top w:val="none" w:sz="0" w:space="0" w:color="auto"/>
                    <w:left w:val="none" w:sz="0" w:space="0" w:color="auto"/>
                    <w:bottom w:val="none" w:sz="0" w:space="0" w:color="auto"/>
                    <w:right w:val="none" w:sz="0" w:space="0" w:color="auto"/>
                  </w:divBdr>
                  <w:divsChild>
                    <w:div w:id="929587228">
                      <w:marLeft w:val="0"/>
                      <w:marRight w:val="0"/>
                      <w:marTop w:val="0"/>
                      <w:marBottom w:val="0"/>
                      <w:divBdr>
                        <w:top w:val="none" w:sz="0" w:space="0" w:color="auto"/>
                        <w:left w:val="none" w:sz="0" w:space="0" w:color="auto"/>
                        <w:bottom w:val="none" w:sz="0" w:space="0" w:color="auto"/>
                        <w:right w:val="none" w:sz="0" w:space="0" w:color="auto"/>
                      </w:divBdr>
                      <w:divsChild>
                        <w:div w:id="850922802">
                          <w:marLeft w:val="0"/>
                          <w:marRight w:val="0"/>
                          <w:marTop w:val="0"/>
                          <w:marBottom w:val="0"/>
                          <w:divBdr>
                            <w:top w:val="none" w:sz="0" w:space="0" w:color="auto"/>
                            <w:left w:val="none" w:sz="0" w:space="0" w:color="auto"/>
                            <w:bottom w:val="none" w:sz="0" w:space="0" w:color="auto"/>
                            <w:right w:val="none" w:sz="0" w:space="0" w:color="auto"/>
                          </w:divBdr>
                          <w:divsChild>
                            <w:div w:id="9090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329185">
      <w:bodyDiv w:val="1"/>
      <w:marLeft w:val="0"/>
      <w:marRight w:val="0"/>
      <w:marTop w:val="0"/>
      <w:marBottom w:val="0"/>
      <w:divBdr>
        <w:top w:val="none" w:sz="0" w:space="0" w:color="auto"/>
        <w:left w:val="none" w:sz="0" w:space="0" w:color="auto"/>
        <w:bottom w:val="none" w:sz="0" w:space="0" w:color="auto"/>
        <w:right w:val="none" w:sz="0" w:space="0" w:color="auto"/>
      </w:divBdr>
      <w:divsChild>
        <w:div w:id="218908019">
          <w:marLeft w:val="0"/>
          <w:marRight w:val="0"/>
          <w:marTop w:val="0"/>
          <w:marBottom w:val="0"/>
          <w:divBdr>
            <w:top w:val="none" w:sz="0" w:space="0" w:color="auto"/>
            <w:left w:val="none" w:sz="0" w:space="0" w:color="auto"/>
            <w:bottom w:val="none" w:sz="0" w:space="0" w:color="auto"/>
            <w:right w:val="none" w:sz="0" w:space="0" w:color="auto"/>
          </w:divBdr>
          <w:divsChild>
            <w:div w:id="1560751968">
              <w:marLeft w:val="0"/>
              <w:marRight w:val="0"/>
              <w:marTop w:val="0"/>
              <w:marBottom w:val="0"/>
              <w:divBdr>
                <w:top w:val="none" w:sz="0" w:space="0" w:color="auto"/>
                <w:left w:val="none" w:sz="0" w:space="0" w:color="auto"/>
                <w:bottom w:val="none" w:sz="0" w:space="0" w:color="auto"/>
                <w:right w:val="none" w:sz="0" w:space="0" w:color="auto"/>
              </w:divBdr>
            </w:div>
          </w:divsChild>
        </w:div>
        <w:div w:id="1012880962">
          <w:marLeft w:val="0"/>
          <w:marRight w:val="0"/>
          <w:marTop w:val="0"/>
          <w:marBottom w:val="0"/>
          <w:divBdr>
            <w:top w:val="none" w:sz="0" w:space="0" w:color="auto"/>
            <w:left w:val="none" w:sz="0" w:space="0" w:color="auto"/>
            <w:bottom w:val="none" w:sz="0" w:space="0" w:color="auto"/>
            <w:right w:val="none" w:sz="0" w:space="0" w:color="auto"/>
          </w:divBdr>
        </w:div>
      </w:divsChild>
    </w:div>
    <w:div w:id="1342314431">
      <w:bodyDiv w:val="1"/>
      <w:marLeft w:val="0"/>
      <w:marRight w:val="0"/>
      <w:marTop w:val="0"/>
      <w:marBottom w:val="0"/>
      <w:divBdr>
        <w:top w:val="none" w:sz="0" w:space="0" w:color="auto"/>
        <w:left w:val="none" w:sz="0" w:space="0" w:color="auto"/>
        <w:bottom w:val="none" w:sz="0" w:space="0" w:color="auto"/>
        <w:right w:val="none" w:sz="0" w:space="0" w:color="auto"/>
      </w:divBdr>
      <w:divsChild>
        <w:div w:id="350911562">
          <w:marLeft w:val="0"/>
          <w:marRight w:val="0"/>
          <w:marTop w:val="0"/>
          <w:marBottom w:val="0"/>
          <w:divBdr>
            <w:top w:val="none" w:sz="0" w:space="0" w:color="auto"/>
            <w:left w:val="none" w:sz="0" w:space="0" w:color="auto"/>
            <w:bottom w:val="none" w:sz="0" w:space="0" w:color="auto"/>
            <w:right w:val="none" w:sz="0" w:space="0" w:color="auto"/>
          </w:divBdr>
          <w:divsChild>
            <w:div w:id="1946108631">
              <w:marLeft w:val="0"/>
              <w:marRight w:val="0"/>
              <w:marTop w:val="0"/>
              <w:marBottom w:val="0"/>
              <w:divBdr>
                <w:top w:val="none" w:sz="0" w:space="0" w:color="auto"/>
                <w:left w:val="none" w:sz="0" w:space="0" w:color="auto"/>
                <w:bottom w:val="none" w:sz="0" w:space="0" w:color="auto"/>
                <w:right w:val="none" w:sz="0" w:space="0" w:color="auto"/>
              </w:divBdr>
              <w:divsChild>
                <w:div w:id="568005092">
                  <w:marLeft w:val="0"/>
                  <w:marRight w:val="0"/>
                  <w:marTop w:val="0"/>
                  <w:marBottom w:val="0"/>
                  <w:divBdr>
                    <w:top w:val="none" w:sz="0" w:space="0" w:color="auto"/>
                    <w:left w:val="none" w:sz="0" w:space="0" w:color="auto"/>
                    <w:bottom w:val="none" w:sz="0" w:space="0" w:color="auto"/>
                    <w:right w:val="none" w:sz="0" w:space="0" w:color="auto"/>
                  </w:divBdr>
                </w:div>
              </w:divsChild>
            </w:div>
            <w:div w:id="7277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5657">
      <w:bodyDiv w:val="1"/>
      <w:marLeft w:val="0"/>
      <w:marRight w:val="0"/>
      <w:marTop w:val="0"/>
      <w:marBottom w:val="0"/>
      <w:divBdr>
        <w:top w:val="none" w:sz="0" w:space="0" w:color="auto"/>
        <w:left w:val="none" w:sz="0" w:space="0" w:color="auto"/>
        <w:bottom w:val="none" w:sz="0" w:space="0" w:color="auto"/>
        <w:right w:val="none" w:sz="0" w:space="0" w:color="auto"/>
      </w:divBdr>
      <w:divsChild>
        <w:div w:id="1948462280">
          <w:marLeft w:val="0"/>
          <w:marRight w:val="0"/>
          <w:marTop w:val="0"/>
          <w:marBottom w:val="0"/>
          <w:divBdr>
            <w:top w:val="none" w:sz="0" w:space="0" w:color="auto"/>
            <w:left w:val="none" w:sz="0" w:space="0" w:color="auto"/>
            <w:bottom w:val="none" w:sz="0" w:space="0" w:color="auto"/>
            <w:right w:val="none" w:sz="0" w:space="0" w:color="auto"/>
          </w:divBdr>
          <w:divsChild>
            <w:div w:id="1959605411">
              <w:marLeft w:val="0"/>
              <w:marRight w:val="0"/>
              <w:marTop w:val="0"/>
              <w:marBottom w:val="0"/>
              <w:divBdr>
                <w:top w:val="none" w:sz="0" w:space="0" w:color="auto"/>
                <w:left w:val="none" w:sz="0" w:space="0" w:color="auto"/>
                <w:bottom w:val="none" w:sz="0" w:space="0" w:color="auto"/>
                <w:right w:val="none" w:sz="0" w:space="0" w:color="auto"/>
              </w:divBdr>
              <w:divsChild>
                <w:div w:id="2118325095">
                  <w:marLeft w:val="0"/>
                  <w:marRight w:val="0"/>
                  <w:marTop w:val="0"/>
                  <w:marBottom w:val="0"/>
                  <w:divBdr>
                    <w:top w:val="none" w:sz="0" w:space="0" w:color="auto"/>
                    <w:left w:val="none" w:sz="0" w:space="0" w:color="auto"/>
                    <w:bottom w:val="none" w:sz="0" w:space="0" w:color="auto"/>
                    <w:right w:val="none" w:sz="0" w:space="0" w:color="auto"/>
                  </w:divBdr>
                </w:div>
              </w:divsChild>
            </w:div>
            <w:div w:id="2136291802">
              <w:marLeft w:val="0"/>
              <w:marRight w:val="0"/>
              <w:marTop w:val="0"/>
              <w:marBottom w:val="0"/>
              <w:divBdr>
                <w:top w:val="none" w:sz="0" w:space="0" w:color="auto"/>
                <w:left w:val="none" w:sz="0" w:space="0" w:color="auto"/>
                <w:bottom w:val="none" w:sz="0" w:space="0" w:color="auto"/>
                <w:right w:val="none" w:sz="0" w:space="0" w:color="auto"/>
              </w:divBdr>
            </w:div>
          </w:divsChild>
        </w:div>
        <w:div w:id="327681564">
          <w:marLeft w:val="0"/>
          <w:marRight w:val="0"/>
          <w:marTop w:val="0"/>
          <w:marBottom w:val="0"/>
          <w:divBdr>
            <w:top w:val="none" w:sz="0" w:space="0" w:color="auto"/>
            <w:left w:val="none" w:sz="0" w:space="0" w:color="auto"/>
            <w:bottom w:val="none" w:sz="0" w:space="0" w:color="auto"/>
            <w:right w:val="none" w:sz="0" w:space="0" w:color="auto"/>
          </w:divBdr>
          <w:divsChild>
            <w:div w:id="1289049691">
              <w:marLeft w:val="0"/>
              <w:marRight w:val="0"/>
              <w:marTop w:val="0"/>
              <w:marBottom w:val="0"/>
              <w:divBdr>
                <w:top w:val="none" w:sz="0" w:space="0" w:color="auto"/>
                <w:left w:val="none" w:sz="0" w:space="0" w:color="auto"/>
                <w:bottom w:val="none" w:sz="0" w:space="0" w:color="auto"/>
                <w:right w:val="none" w:sz="0" w:space="0" w:color="auto"/>
              </w:divBdr>
              <w:divsChild>
                <w:div w:id="335770137">
                  <w:marLeft w:val="0"/>
                  <w:marRight w:val="0"/>
                  <w:marTop w:val="0"/>
                  <w:marBottom w:val="0"/>
                  <w:divBdr>
                    <w:top w:val="none" w:sz="0" w:space="0" w:color="auto"/>
                    <w:left w:val="none" w:sz="0" w:space="0" w:color="auto"/>
                    <w:bottom w:val="none" w:sz="0" w:space="0" w:color="auto"/>
                    <w:right w:val="none" w:sz="0" w:space="0" w:color="auto"/>
                  </w:divBdr>
                  <w:divsChild>
                    <w:div w:id="1551334089">
                      <w:marLeft w:val="0"/>
                      <w:marRight w:val="0"/>
                      <w:marTop w:val="0"/>
                      <w:marBottom w:val="0"/>
                      <w:divBdr>
                        <w:top w:val="none" w:sz="0" w:space="0" w:color="auto"/>
                        <w:left w:val="none" w:sz="0" w:space="0" w:color="auto"/>
                        <w:bottom w:val="none" w:sz="0" w:space="0" w:color="auto"/>
                        <w:right w:val="none" w:sz="0" w:space="0" w:color="auto"/>
                      </w:divBdr>
                      <w:divsChild>
                        <w:div w:id="1886024453">
                          <w:marLeft w:val="0"/>
                          <w:marRight w:val="0"/>
                          <w:marTop w:val="0"/>
                          <w:marBottom w:val="0"/>
                          <w:divBdr>
                            <w:top w:val="none" w:sz="0" w:space="0" w:color="auto"/>
                            <w:left w:val="none" w:sz="0" w:space="0" w:color="auto"/>
                            <w:bottom w:val="none" w:sz="0" w:space="0" w:color="auto"/>
                            <w:right w:val="none" w:sz="0" w:space="0" w:color="auto"/>
                          </w:divBdr>
                          <w:divsChild>
                            <w:div w:id="462357293">
                              <w:marLeft w:val="0"/>
                              <w:marRight w:val="0"/>
                              <w:marTop w:val="0"/>
                              <w:marBottom w:val="0"/>
                              <w:divBdr>
                                <w:top w:val="none" w:sz="0" w:space="0" w:color="auto"/>
                                <w:left w:val="none" w:sz="0" w:space="0" w:color="auto"/>
                                <w:bottom w:val="none" w:sz="0" w:space="0" w:color="auto"/>
                                <w:right w:val="none" w:sz="0" w:space="0" w:color="auto"/>
                              </w:divBdr>
                            </w:div>
                          </w:divsChild>
                        </w:div>
                        <w:div w:id="241523359">
                          <w:marLeft w:val="0"/>
                          <w:marRight w:val="0"/>
                          <w:marTop w:val="0"/>
                          <w:marBottom w:val="0"/>
                          <w:divBdr>
                            <w:top w:val="none" w:sz="0" w:space="0" w:color="auto"/>
                            <w:left w:val="none" w:sz="0" w:space="0" w:color="auto"/>
                            <w:bottom w:val="none" w:sz="0" w:space="0" w:color="auto"/>
                            <w:right w:val="none" w:sz="0" w:space="0" w:color="auto"/>
                          </w:divBdr>
                          <w:divsChild>
                            <w:div w:id="782963176">
                              <w:marLeft w:val="0"/>
                              <w:marRight w:val="0"/>
                              <w:marTop w:val="0"/>
                              <w:marBottom w:val="0"/>
                              <w:divBdr>
                                <w:top w:val="none" w:sz="0" w:space="0" w:color="auto"/>
                                <w:left w:val="none" w:sz="0" w:space="0" w:color="auto"/>
                                <w:bottom w:val="none" w:sz="0" w:space="0" w:color="auto"/>
                                <w:right w:val="none" w:sz="0" w:space="0" w:color="auto"/>
                              </w:divBdr>
                            </w:div>
                          </w:divsChild>
                        </w:div>
                        <w:div w:id="2097092661">
                          <w:marLeft w:val="0"/>
                          <w:marRight w:val="0"/>
                          <w:marTop w:val="0"/>
                          <w:marBottom w:val="0"/>
                          <w:divBdr>
                            <w:top w:val="none" w:sz="0" w:space="0" w:color="auto"/>
                            <w:left w:val="none" w:sz="0" w:space="0" w:color="auto"/>
                            <w:bottom w:val="none" w:sz="0" w:space="0" w:color="auto"/>
                            <w:right w:val="none" w:sz="0" w:space="0" w:color="auto"/>
                          </w:divBdr>
                          <w:divsChild>
                            <w:div w:id="616647038">
                              <w:marLeft w:val="0"/>
                              <w:marRight w:val="0"/>
                              <w:marTop w:val="0"/>
                              <w:marBottom w:val="0"/>
                              <w:divBdr>
                                <w:top w:val="none" w:sz="0" w:space="0" w:color="auto"/>
                                <w:left w:val="none" w:sz="0" w:space="0" w:color="auto"/>
                                <w:bottom w:val="none" w:sz="0" w:space="0" w:color="auto"/>
                                <w:right w:val="none" w:sz="0" w:space="0" w:color="auto"/>
                              </w:divBdr>
                            </w:div>
                          </w:divsChild>
                        </w:div>
                        <w:div w:id="449475879">
                          <w:marLeft w:val="0"/>
                          <w:marRight w:val="0"/>
                          <w:marTop w:val="0"/>
                          <w:marBottom w:val="0"/>
                          <w:divBdr>
                            <w:top w:val="none" w:sz="0" w:space="0" w:color="auto"/>
                            <w:left w:val="none" w:sz="0" w:space="0" w:color="auto"/>
                            <w:bottom w:val="none" w:sz="0" w:space="0" w:color="auto"/>
                            <w:right w:val="none" w:sz="0" w:space="0" w:color="auto"/>
                          </w:divBdr>
                          <w:divsChild>
                            <w:div w:id="1104231769">
                              <w:marLeft w:val="0"/>
                              <w:marRight w:val="0"/>
                              <w:marTop w:val="0"/>
                              <w:marBottom w:val="0"/>
                              <w:divBdr>
                                <w:top w:val="none" w:sz="0" w:space="0" w:color="auto"/>
                                <w:left w:val="none" w:sz="0" w:space="0" w:color="auto"/>
                                <w:bottom w:val="none" w:sz="0" w:space="0" w:color="auto"/>
                                <w:right w:val="none" w:sz="0" w:space="0" w:color="auto"/>
                              </w:divBdr>
                            </w:div>
                          </w:divsChild>
                        </w:div>
                        <w:div w:id="1891844526">
                          <w:marLeft w:val="0"/>
                          <w:marRight w:val="0"/>
                          <w:marTop w:val="0"/>
                          <w:marBottom w:val="0"/>
                          <w:divBdr>
                            <w:top w:val="none" w:sz="0" w:space="0" w:color="auto"/>
                            <w:left w:val="none" w:sz="0" w:space="0" w:color="auto"/>
                            <w:bottom w:val="none" w:sz="0" w:space="0" w:color="auto"/>
                            <w:right w:val="none" w:sz="0" w:space="0" w:color="auto"/>
                          </w:divBdr>
                          <w:divsChild>
                            <w:div w:id="154538109">
                              <w:marLeft w:val="0"/>
                              <w:marRight w:val="0"/>
                              <w:marTop w:val="0"/>
                              <w:marBottom w:val="0"/>
                              <w:divBdr>
                                <w:top w:val="none" w:sz="0" w:space="0" w:color="auto"/>
                                <w:left w:val="none" w:sz="0" w:space="0" w:color="auto"/>
                                <w:bottom w:val="none" w:sz="0" w:space="0" w:color="auto"/>
                                <w:right w:val="none" w:sz="0" w:space="0" w:color="auto"/>
                              </w:divBdr>
                            </w:div>
                            <w:div w:id="482888740">
                              <w:marLeft w:val="0"/>
                              <w:marRight w:val="0"/>
                              <w:marTop w:val="0"/>
                              <w:marBottom w:val="0"/>
                              <w:divBdr>
                                <w:top w:val="none" w:sz="0" w:space="0" w:color="auto"/>
                                <w:left w:val="none" w:sz="0" w:space="0" w:color="auto"/>
                                <w:bottom w:val="none" w:sz="0" w:space="0" w:color="auto"/>
                                <w:right w:val="none" w:sz="0" w:space="0" w:color="auto"/>
                              </w:divBdr>
                            </w:div>
                            <w:div w:id="436412754">
                              <w:marLeft w:val="0"/>
                              <w:marRight w:val="0"/>
                              <w:marTop w:val="0"/>
                              <w:marBottom w:val="0"/>
                              <w:divBdr>
                                <w:top w:val="none" w:sz="0" w:space="0" w:color="auto"/>
                                <w:left w:val="none" w:sz="0" w:space="0" w:color="auto"/>
                                <w:bottom w:val="none" w:sz="0" w:space="0" w:color="auto"/>
                                <w:right w:val="none" w:sz="0" w:space="0" w:color="auto"/>
                              </w:divBdr>
                            </w:div>
                            <w:div w:id="1792359518">
                              <w:marLeft w:val="0"/>
                              <w:marRight w:val="0"/>
                              <w:marTop w:val="0"/>
                              <w:marBottom w:val="0"/>
                              <w:divBdr>
                                <w:top w:val="none" w:sz="0" w:space="0" w:color="auto"/>
                                <w:left w:val="none" w:sz="0" w:space="0" w:color="auto"/>
                                <w:bottom w:val="none" w:sz="0" w:space="0" w:color="auto"/>
                                <w:right w:val="none" w:sz="0" w:space="0" w:color="auto"/>
                              </w:divBdr>
                            </w:div>
                            <w:div w:id="1680112481">
                              <w:marLeft w:val="0"/>
                              <w:marRight w:val="0"/>
                              <w:marTop w:val="0"/>
                              <w:marBottom w:val="0"/>
                              <w:divBdr>
                                <w:top w:val="none" w:sz="0" w:space="0" w:color="auto"/>
                                <w:left w:val="none" w:sz="0" w:space="0" w:color="auto"/>
                                <w:bottom w:val="none" w:sz="0" w:space="0" w:color="auto"/>
                                <w:right w:val="none" w:sz="0" w:space="0" w:color="auto"/>
                              </w:divBdr>
                              <w:divsChild>
                                <w:div w:id="216820410">
                                  <w:marLeft w:val="0"/>
                                  <w:marRight w:val="0"/>
                                  <w:marTop w:val="0"/>
                                  <w:marBottom w:val="0"/>
                                  <w:divBdr>
                                    <w:top w:val="none" w:sz="0" w:space="0" w:color="auto"/>
                                    <w:left w:val="none" w:sz="0" w:space="0" w:color="auto"/>
                                    <w:bottom w:val="none" w:sz="0" w:space="0" w:color="auto"/>
                                    <w:right w:val="none" w:sz="0" w:space="0" w:color="auto"/>
                                  </w:divBdr>
                                </w:div>
                                <w:div w:id="2615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38729">
          <w:marLeft w:val="0"/>
          <w:marRight w:val="0"/>
          <w:marTop w:val="0"/>
          <w:marBottom w:val="0"/>
          <w:divBdr>
            <w:top w:val="none" w:sz="0" w:space="0" w:color="auto"/>
            <w:left w:val="none" w:sz="0" w:space="0" w:color="auto"/>
            <w:bottom w:val="none" w:sz="0" w:space="0" w:color="auto"/>
            <w:right w:val="none" w:sz="0" w:space="0" w:color="auto"/>
          </w:divBdr>
          <w:divsChild>
            <w:div w:id="287470807">
              <w:marLeft w:val="0"/>
              <w:marRight w:val="0"/>
              <w:marTop w:val="0"/>
              <w:marBottom w:val="0"/>
              <w:divBdr>
                <w:top w:val="none" w:sz="0" w:space="0" w:color="auto"/>
                <w:left w:val="none" w:sz="0" w:space="0" w:color="auto"/>
                <w:bottom w:val="none" w:sz="0" w:space="0" w:color="auto"/>
                <w:right w:val="none" w:sz="0" w:space="0" w:color="auto"/>
              </w:divBdr>
              <w:divsChild>
                <w:div w:id="1429036075">
                  <w:marLeft w:val="0"/>
                  <w:marRight w:val="0"/>
                  <w:marTop w:val="0"/>
                  <w:marBottom w:val="0"/>
                  <w:divBdr>
                    <w:top w:val="none" w:sz="0" w:space="0" w:color="auto"/>
                    <w:left w:val="none" w:sz="0" w:space="0" w:color="auto"/>
                    <w:bottom w:val="none" w:sz="0" w:space="0" w:color="auto"/>
                    <w:right w:val="none" w:sz="0" w:space="0" w:color="auto"/>
                  </w:divBdr>
                  <w:divsChild>
                    <w:div w:id="1213539666">
                      <w:marLeft w:val="0"/>
                      <w:marRight w:val="0"/>
                      <w:marTop w:val="0"/>
                      <w:marBottom w:val="0"/>
                      <w:divBdr>
                        <w:top w:val="none" w:sz="0" w:space="0" w:color="auto"/>
                        <w:left w:val="none" w:sz="0" w:space="0" w:color="auto"/>
                        <w:bottom w:val="none" w:sz="0" w:space="0" w:color="auto"/>
                        <w:right w:val="none" w:sz="0" w:space="0" w:color="auto"/>
                      </w:divBdr>
                      <w:divsChild>
                        <w:div w:id="588775876">
                          <w:marLeft w:val="0"/>
                          <w:marRight w:val="0"/>
                          <w:marTop w:val="0"/>
                          <w:marBottom w:val="0"/>
                          <w:divBdr>
                            <w:top w:val="none" w:sz="0" w:space="0" w:color="auto"/>
                            <w:left w:val="none" w:sz="0" w:space="0" w:color="auto"/>
                            <w:bottom w:val="none" w:sz="0" w:space="0" w:color="auto"/>
                            <w:right w:val="none" w:sz="0" w:space="0" w:color="auto"/>
                          </w:divBdr>
                          <w:divsChild>
                            <w:div w:id="18168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265062">
      <w:bodyDiv w:val="1"/>
      <w:marLeft w:val="0"/>
      <w:marRight w:val="0"/>
      <w:marTop w:val="0"/>
      <w:marBottom w:val="0"/>
      <w:divBdr>
        <w:top w:val="none" w:sz="0" w:space="0" w:color="auto"/>
        <w:left w:val="none" w:sz="0" w:space="0" w:color="auto"/>
        <w:bottom w:val="none" w:sz="0" w:space="0" w:color="auto"/>
        <w:right w:val="none" w:sz="0" w:space="0" w:color="auto"/>
      </w:divBdr>
      <w:divsChild>
        <w:div w:id="1691951168">
          <w:marLeft w:val="0"/>
          <w:marRight w:val="0"/>
          <w:marTop w:val="0"/>
          <w:marBottom w:val="0"/>
          <w:divBdr>
            <w:top w:val="none" w:sz="0" w:space="0" w:color="auto"/>
            <w:left w:val="none" w:sz="0" w:space="0" w:color="auto"/>
            <w:bottom w:val="none" w:sz="0" w:space="0" w:color="auto"/>
            <w:right w:val="none" w:sz="0" w:space="0" w:color="auto"/>
          </w:divBdr>
          <w:divsChild>
            <w:div w:id="720179934">
              <w:marLeft w:val="0"/>
              <w:marRight w:val="0"/>
              <w:marTop w:val="0"/>
              <w:marBottom w:val="0"/>
              <w:divBdr>
                <w:top w:val="none" w:sz="0" w:space="0" w:color="auto"/>
                <w:left w:val="none" w:sz="0" w:space="0" w:color="auto"/>
                <w:bottom w:val="none" w:sz="0" w:space="0" w:color="auto"/>
                <w:right w:val="none" w:sz="0" w:space="0" w:color="auto"/>
              </w:divBdr>
              <w:divsChild>
                <w:div w:id="1212645212">
                  <w:marLeft w:val="0"/>
                  <w:marRight w:val="0"/>
                  <w:marTop w:val="0"/>
                  <w:marBottom w:val="0"/>
                  <w:divBdr>
                    <w:top w:val="none" w:sz="0" w:space="0" w:color="auto"/>
                    <w:left w:val="none" w:sz="0" w:space="0" w:color="auto"/>
                    <w:bottom w:val="none" w:sz="0" w:space="0" w:color="auto"/>
                    <w:right w:val="none" w:sz="0" w:space="0" w:color="auto"/>
                  </w:divBdr>
                </w:div>
              </w:divsChild>
            </w:div>
            <w:div w:id="3703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7634">
      <w:bodyDiv w:val="1"/>
      <w:marLeft w:val="0"/>
      <w:marRight w:val="0"/>
      <w:marTop w:val="0"/>
      <w:marBottom w:val="0"/>
      <w:divBdr>
        <w:top w:val="none" w:sz="0" w:space="0" w:color="auto"/>
        <w:left w:val="none" w:sz="0" w:space="0" w:color="auto"/>
        <w:bottom w:val="none" w:sz="0" w:space="0" w:color="auto"/>
        <w:right w:val="none" w:sz="0" w:space="0" w:color="auto"/>
      </w:divBdr>
      <w:divsChild>
        <w:div w:id="1312565320">
          <w:marLeft w:val="0"/>
          <w:marRight w:val="0"/>
          <w:marTop w:val="0"/>
          <w:marBottom w:val="0"/>
          <w:divBdr>
            <w:top w:val="none" w:sz="0" w:space="0" w:color="auto"/>
            <w:left w:val="none" w:sz="0" w:space="0" w:color="auto"/>
            <w:bottom w:val="none" w:sz="0" w:space="0" w:color="auto"/>
            <w:right w:val="none" w:sz="0" w:space="0" w:color="auto"/>
          </w:divBdr>
          <w:divsChild>
            <w:div w:id="1321928438">
              <w:marLeft w:val="0"/>
              <w:marRight w:val="0"/>
              <w:marTop w:val="0"/>
              <w:marBottom w:val="0"/>
              <w:divBdr>
                <w:top w:val="none" w:sz="0" w:space="0" w:color="auto"/>
                <w:left w:val="none" w:sz="0" w:space="0" w:color="auto"/>
                <w:bottom w:val="none" w:sz="0" w:space="0" w:color="auto"/>
                <w:right w:val="none" w:sz="0" w:space="0" w:color="auto"/>
              </w:divBdr>
              <w:divsChild>
                <w:div w:id="1322807936">
                  <w:marLeft w:val="0"/>
                  <w:marRight w:val="0"/>
                  <w:marTop w:val="0"/>
                  <w:marBottom w:val="0"/>
                  <w:divBdr>
                    <w:top w:val="none" w:sz="0" w:space="0" w:color="auto"/>
                    <w:left w:val="none" w:sz="0" w:space="0" w:color="auto"/>
                    <w:bottom w:val="none" w:sz="0" w:space="0" w:color="auto"/>
                    <w:right w:val="none" w:sz="0" w:space="0" w:color="auto"/>
                  </w:divBdr>
                </w:div>
              </w:divsChild>
            </w:div>
            <w:div w:id="16435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6941">
      <w:bodyDiv w:val="1"/>
      <w:marLeft w:val="0"/>
      <w:marRight w:val="0"/>
      <w:marTop w:val="0"/>
      <w:marBottom w:val="0"/>
      <w:divBdr>
        <w:top w:val="none" w:sz="0" w:space="0" w:color="auto"/>
        <w:left w:val="none" w:sz="0" w:space="0" w:color="auto"/>
        <w:bottom w:val="none" w:sz="0" w:space="0" w:color="auto"/>
        <w:right w:val="none" w:sz="0" w:space="0" w:color="auto"/>
      </w:divBdr>
      <w:divsChild>
        <w:div w:id="275336255">
          <w:marLeft w:val="0"/>
          <w:marRight w:val="0"/>
          <w:marTop w:val="0"/>
          <w:marBottom w:val="0"/>
          <w:divBdr>
            <w:top w:val="none" w:sz="0" w:space="0" w:color="auto"/>
            <w:left w:val="none" w:sz="0" w:space="0" w:color="auto"/>
            <w:bottom w:val="none" w:sz="0" w:space="0" w:color="auto"/>
            <w:right w:val="none" w:sz="0" w:space="0" w:color="auto"/>
          </w:divBdr>
          <w:divsChild>
            <w:div w:id="251285530">
              <w:marLeft w:val="0"/>
              <w:marRight w:val="0"/>
              <w:marTop w:val="0"/>
              <w:marBottom w:val="0"/>
              <w:divBdr>
                <w:top w:val="none" w:sz="0" w:space="0" w:color="auto"/>
                <w:left w:val="none" w:sz="0" w:space="0" w:color="auto"/>
                <w:bottom w:val="none" w:sz="0" w:space="0" w:color="auto"/>
                <w:right w:val="none" w:sz="0" w:space="0" w:color="auto"/>
              </w:divBdr>
            </w:div>
          </w:divsChild>
        </w:div>
        <w:div w:id="1845432006">
          <w:marLeft w:val="0"/>
          <w:marRight w:val="0"/>
          <w:marTop w:val="0"/>
          <w:marBottom w:val="0"/>
          <w:divBdr>
            <w:top w:val="none" w:sz="0" w:space="0" w:color="auto"/>
            <w:left w:val="none" w:sz="0" w:space="0" w:color="auto"/>
            <w:bottom w:val="none" w:sz="0" w:space="0" w:color="auto"/>
            <w:right w:val="none" w:sz="0" w:space="0" w:color="auto"/>
          </w:divBdr>
        </w:div>
      </w:divsChild>
    </w:div>
    <w:div w:id="1438717310">
      <w:bodyDiv w:val="1"/>
      <w:marLeft w:val="0"/>
      <w:marRight w:val="0"/>
      <w:marTop w:val="0"/>
      <w:marBottom w:val="0"/>
      <w:divBdr>
        <w:top w:val="none" w:sz="0" w:space="0" w:color="auto"/>
        <w:left w:val="none" w:sz="0" w:space="0" w:color="auto"/>
        <w:bottom w:val="none" w:sz="0" w:space="0" w:color="auto"/>
        <w:right w:val="none" w:sz="0" w:space="0" w:color="auto"/>
      </w:divBdr>
      <w:divsChild>
        <w:div w:id="485975868">
          <w:marLeft w:val="0"/>
          <w:marRight w:val="0"/>
          <w:marTop w:val="0"/>
          <w:marBottom w:val="0"/>
          <w:divBdr>
            <w:top w:val="none" w:sz="0" w:space="0" w:color="auto"/>
            <w:left w:val="none" w:sz="0" w:space="0" w:color="auto"/>
            <w:bottom w:val="none" w:sz="0" w:space="0" w:color="auto"/>
            <w:right w:val="none" w:sz="0" w:space="0" w:color="auto"/>
          </w:divBdr>
          <w:divsChild>
            <w:div w:id="276374633">
              <w:marLeft w:val="0"/>
              <w:marRight w:val="0"/>
              <w:marTop w:val="0"/>
              <w:marBottom w:val="0"/>
              <w:divBdr>
                <w:top w:val="none" w:sz="0" w:space="0" w:color="auto"/>
                <w:left w:val="none" w:sz="0" w:space="0" w:color="auto"/>
                <w:bottom w:val="none" w:sz="0" w:space="0" w:color="auto"/>
                <w:right w:val="none" w:sz="0" w:space="0" w:color="auto"/>
              </w:divBdr>
              <w:divsChild>
                <w:div w:id="275912372">
                  <w:marLeft w:val="0"/>
                  <w:marRight w:val="0"/>
                  <w:marTop w:val="0"/>
                  <w:marBottom w:val="0"/>
                  <w:divBdr>
                    <w:top w:val="none" w:sz="0" w:space="0" w:color="auto"/>
                    <w:left w:val="none" w:sz="0" w:space="0" w:color="auto"/>
                    <w:bottom w:val="none" w:sz="0" w:space="0" w:color="auto"/>
                    <w:right w:val="none" w:sz="0" w:space="0" w:color="auto"/>
                  </w:divBdr>
                </w:div>
              </w:divsChild>
            </w:div>
            <w:div w:id="847719488">
              <w:marLeft w:val="0"/>
              <w:marRight w:val="0"/>
              <w:marTop w:val="0"/>
              <w:marBottom w:val="0"/>
              <w:divBdr>
                <w:top w:val="none" w:sz="0" w:space="0" w:color="auto"/>
                <w:left w:val="none" w:sz="0" w:space="0" w:color="auto"/>
                <w:bottom w:val="none" w:sz="0" w:space="0" w:color="auto"/>
                <w:right w:val="none" w:sz="0" w:space="0" w:color="auto"/>
              </w:divBdr>
            </w:div>
          </w:divsChild>
        </w:div>
        <w:div w:id="1287928774">
          <w:marLeft w:val="0"/>
          <w:marRight w:val="0"/>
          <w:marTop w:val="0"/>
          <w:marBottom w:val="0"/>
          <w:divBdr>
            <w:top w:val="none" w:sz="0" w:space="0" w:color="auto"/>
            <w:left w:val="none" w:sz="0" w:space="0" w:color="auto"/>
            <w:bottom w:val="none" w:sz="0" w:space="0" w:color="auto"/>
            <w:right w:val="none" w:sz="0" w:space="0" w:color="auto"/>
          </w:divBdr>
          <w:divsChild>
            <w:div w:id="1439718515">
              <w:marLeft w:val="0"/>
              <w:marRight w:val="0"/>
              <w:marTop w:val="0"/>
              <w:marBottom w:val="0"/>
              <w:divBdr>
                <w:top w:val="none" w:sz="0" w:space="0" w:color="auto"/>
                <w:left w:val="none" w:sz="0" w:space="0" w:color="auto"/>
                <w:bottom w:val="none" w:sz="0" w:space="0" w:color="auto"/>
                <w:right w:val="none" w:sz="0" w:space="0" w:color="auto"/>
              </w:divBdr>
              <w:divsChild>
                <w:div w:id="2113628613">
                  <w:marLeft w:val="0"/>
                  <w:marRight w:val="0"/>
                  <w:marTop w:val="0"/>
                  <w:marBottom w:val="0"/>
                  <w:divBdr>
                    <w:top w:val="none" w:sz="0" w:space="0" w:color="auto"/>
                    <w:left w:val="none" w:sz="0" w:space="0" w:color="auto"/>
                    <w:bottom w:val="none" w:sz="0" w:space="0" w:color="auto"/>
                    <w:right w:val="none" w:sz="0" w:space="0" w:color="auto"/>
                  </w:divBdr>
                  <w:divsChild>
                    <w:div w:id="1682468825">
                      <w:marLeft w:val="0"/>
                      <w:marRight w:val="0"/>
                      <w:marTop w:val="0"/>
                      <w:marBottom w:val="0"/>
                      <w:divBdr>
                        <w:top w:val="none" w:sz="0" w:space="0" w:color="auto"/>
                        <w:left w:val="none" w:sz="0" w:space="0" w:color="auto"/>
                        <w:bottom w:val="none" w:sz="0" w:space="0" w:color="auto"/>
                        <w:right w:val="none" w:sz="0" w:space="0" w:color="auto"/>
                      </w:divBdr>
                      <w:divsChild>
                        <w:div w:id="1085030504">
                          <w:marLeft w:val="0"/>
                          <w:marRight w:val="0"/>
                          <w:marTop w:val="0"/>
                          <w:marBottom w:val="0"/>
                          <w:divBdr>
                            <w:top w:val="none" w:sz="0" w:space="0" w:color="auto"/>
                            <w:left w:val="none" w:sz="0" w:space="0" w:color="auto"/>
                            <w:bottom w:val="none" w:sz="0" w:space="0" w:color="auto"/>
                            <w:right w:val="none" w:sz="0" w:space="0" w:color="auto"/>
                          </w:divBdr>
                          <w:divsChild>
                            <w:div w:id="16273992">
                              <w:marLeft w:val="0"/>
                              <w:marRight w:val="0"/>
                              <w:marTop w:val="0"/>
                              <w:marBottom w:val="0"/>
                              <w:divBdr>
                                <w:top w:val="none" w:sz="0" w:space="0" w:color="auto"/>
                                <w:left w:val="none" w:sz="0" w:space="0" w:color="auto"/>
                                <w:bottom w:val="none" w:sz="0" w:space="0" w:color="auto"/>
                                <w:right w:val="none" w:sz="0" w:space="0" w:color="auto"/>
                              </w:divBdr>
                            </w:div>
                          </w:divsChild>
                        </w:div>
                        <w:div w:id="83960642">
                          <w:marLeft w:val="0"/>
                          <w:marRight w:val="0"/>
                          <w:marTop w:val="0"/>
                          <w:marBottom w:val="0"/>
                          <w:divBdr>
                            <w:top w:val="none" w:sz="0" w:space="0" w:color="auto"/>
                            <w:left w:val="none" w:sz="0" w:space="0" w:color="auto"/>
                            <w:bottom w:val="none" w:sz="0" w:space="0" w:color="auto"/>
                            <w:right w:val="none" w:sz="0" w:space="0" w:color="auto"/>
                          </w:divBdr>
                          <w:divsChild>
                            <w:div w:id="47147299">
                              <w:marLeft w:val="0"/>
                              <w:marRight w:val="0"/>
                              <w:marTop w:val="0"/>
                              <w:marBottom w:val="0"/>
                              <w:divBdr>
                                <w:top w:val="none" w:sz="0" w:space="0" w:color="auto"/>
                                <w:left w:val="none" w:sz="0" w:space="0" w:color="auto"/>
                                <w:bottom w:val="none" w:sz="0" w:space="0" w:color="auto"/>
                                <w:right w:val="none" w:sz="0" w:space="0" w:color="auto"/>
                              </w:divBdr>
                            </w:div>
                          </w:divsChild>
                        </w:div>
                        <w:div w:id="424032897">
                          <w:marLeft w:val="0"/>
                          <w:marRight w:val="0"/>
                          <w:marTop w:val="0"/>
                          <w:marBottom w:val="0"/>
                          <w:divBdr>
                            <w:top w:val="none" w:sz="0" w:space="0" w:color="auto"/>
                            <w:left w:val="none" w:sz="0" w:space="0" w:color="auto"/>
                            <w:bottom w:val="none" w:sz="0" w:space="0" w:color="auto"/>
                            <w:right w:val="none" w:sz="0" w:space="0" w:color="auto"/>
                          </w:divBdr>
                          <w:divsChild>
                            <w:div w:id="604196727">
                              <w:marLeft w:val="0"/>
                              <w:marRight w:val="0"/>
                              <w:marTop w:val="0"/>
                              <w:marBottom w:val="0"/>
                              <w:divBdr>
                                <w:top w:val="none" w:sz="0" w:space="0" w:color="auto"/>
                                <w:left w:val="none" w:sz="0" w:space="0" w:color="auto"/>
                                <w:bottom w:val="none" w:sz="0" w:space="0" w:color="auto"/>
                                <w:right w:val="none" w:sz="0" w:space="0" w:color="auto"/>
                              </w:divBdr>
                            </w:div>
                          </w:divsChild>
                        </w:div>
                        <w:div w:id="1653560678">
                          <w:marLeft w:val="0"/>
                          <w:marRight w:val="0"/>
                          <w:marTop w:val="0"/>
                          <w:marBottom w:val="0"/>
                          <w:divBdr>
                            <w:top w:val="none" w:sz="0" w:space="0" w:color="auto"/>
                            <w:left w:val="none" w:sz="0" w:space="0" w:color="auto"/>
                            <w:bottom w:val="none" w:sz="0" w:space="0" w:color="auto"/>
                            <w:right w:val="none" w:sz="0" w:space="0" w:color="auto"/>
                          </w:divBdr>
                          <w:divsChild>
                            <w:div w:id="1955554907">
                              <w:marLeft w:val="0"/>
                              <w:marRight w:val="0"/>
                              <w:marTop w:val="0"/>
                              <w:marBottom w:val="0"/>
                              <w:divBdr>
                                <w:top w:val="none" w:sz="0" w:space="0" w:color="auto"/>
                                <w:left w:val="none" w:sz="0" w:space="0" w:color="auto"/>
                                <w:bottom w:val="none" w:sz="0" w:space="0" w:color="auto"/>
                                <w:right w:val="none" w:sz="0" w:space="0" w:color="auto"/>
                              </w:divBdr>
                            </w:div>
                          </w:divsChild>
                        </w:div>
                        <w:div w:id="1057824599">
                          <w:marLeft w:val="0"/>
                          <w:marRight w:val="0"/>
                          <w:marTop w:val="0"/>
                          <w:marBottom w:val="0"/>
                          <w:divBdr>
                            <w:top w:val="none" w:sz="0" w:space="0" w:color="auto"/>
                            <w:left w:val="none" w:sz="0" w:space="0" w:color="auto"/>
                            <w:bottom w:val="none" w:sz="0" w:space="0" w:color="auto"/>
                            <w:right w:val="none" w:sz="0" w:space="0" w:color="auto"/>
                          </w:divBdr>
                          <w:divsChild>
                            <w:div w:id="1191726364">
                              <w:marLeft w:val="0"/>
                              <w:marRight w:val="0"/>
                              <w:marTop w:val="0"/>
                              <w:marBottom w:val="0"/>
                              <w:divBdr>
                                <w:top w:val="none" w:sz="0" w:space="0" w:color="auto"/>
                                <w:left w:val="none" w:sz="0" w:space="0" w:color="auto"/>
                                <w:bottom w:val="none" w:sz="0" w:space="0" w:color="auto"/>
                                <w:right w:val="none" w:sz="0" w:space="0" w:color="auto"/>
                              </w:divBdr>
                            </w:div>
                            <w:div w:id="1242984791">
                              <w:marLeft w:val="0"/>
                              <w:marRight w:val="0"/>
                              <w:marTop w:val="0"/>
                              <w:marBottom w:val="0"/>
                              <w:divBdr>
                                <w:top w:val="none" w:sz="0" w:space="0" w:color="auto"/>
                                <w:left w:val="none" w:sz="0" w:space="0" w:color="auto"/>
                                <w:bottom w:val="none" w:sz="0" w:space="0" w:color="auto"/>
                                <w:right w:val="none" w:sz="0" w:space="0" w:color="auto"/>
                              </w:divBdr>
                            </w:div>
                            <w:div w:id="1020009086">
                              <w:marLeft w:val="0"/>
                              <w:marRight w:val="0"/>
                              <w:marTop w:val="0"/>
                              <w:marBottom w:val="0"/>
                              <w:divBdr>
                                <w:top w:val="none" w:sz="0" w:space="0" w:color="auto"/>
                                <w:left w:val="none" w:sz="0" w:space="0" w:color="auto"/>
                                <w:bottom w:val="none" w:sz="0" w:space="0" w:color="auto"/>
                                <w:right w:val="none" w:sz="0" w:space="0" w:color="auto"/>
                              </w:divBdr>
                            </w:div>
                            <w:div w:id="1746537349">
                              <w:marLeft w:val="0"/>
                              <w:marRight w:val="0"/>
                              <w:marTop w:val="0"/>
                              <w:marBottom w:val="0"/>
                              <w:divBdr>
                                <w:top w:val="none" w:sz="0" w:space="0" w:color="auto"/>
                                <w:left w:val="none" w:sz="0" w:space="0" w:color="auto"/>
                                <w:bottom w:val="none" w:sz="0" w:space="0" w:color="auto"/>
                                <w:right w:val="none" w:sz="0" w:space="0" w:color="auto"/>
                              </w:divBdr>
                            </w:div>
                            <w:div w:id="630206806">
                              <w:marLeft w:val="0"/>
                              <w:marRight w:val="0"/>
                              <w:marTop w:val="0"/>
                              <w:marBottom w:val="0"/>
                              <w:divBdr>
                                <w:top w:val="none" w:sz="0" w:space="0" w:color="auto"/>
                                <w:left w:val="none" w:sz="0" w:space="0" w:color="auto"/>
                                <w:bottom w:val="none" w:sz="0" w:space="0" w:color="auto"/>
                                <w:right w:val="none" w:sz="0" w:space="0" w:color="auto"/>
                              </w:divBdr>
                              <w:divsChild>
                                <w:div w:id="1908343063">
                                  <w:marLeft w:val="0"/>
                                  <w:marRight w:val="0"/>
                                  <w:marTop w:val="0"/>
                                  <w:marBottom w:val="0"/>
                                  <w:divBdr>
                                    <w:top w:val="none" w:sz="0" w:space="0" w:color="auto"/>
                                    <w:left w:val="none" w:sz="0" w:space="0" w:color="auto"/>
                                    <w:bottom w:val="none" w:sz="0" w:space="0" w:color="auto"/>
                                    <w:right w:val="none" w:sz="0" w:space="0" w:color="auto"/>
                                  </w:divBdr>
                                </w:div>
                                <w:div w:id="13880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714345">
          <w:marLeft w:val="0"/>
          <w:marRight w:val="0"/>
          <w:marTop w:val="0"/>
          <w:marBottom w:val="0"/>
          <w:divBdr>
            <w:top w:val="none" w:sz="0" w:space="0" w:color="auto"/>
            <w:left w:val="none" w:sz="0" w:space="0" w:color="auto"/>
            <w:bottom w:val="none" w:sz="0" w:space="0" w:color="auto"/>
            <w:right w:val="none" w:sz="0" w:space="0" w:color="auto"/>
          </w:divBdr>
          <w:divsChild>
            <w:div w:id="354232706">
              <w:marLeft w:val="0"/>
              <w:marRight w:val="0"/>
              <w:marTop w:val="0"/>
              <w:marBottom w:val="0"/>
              <w:divBdr>
                <w:top w:val="none" w:sz="0" w:space="0" w:color="auto"/>
                <w:left w:val="none" w:sz="0" w:space="0" w:color="auto"/>
                <w:bottom w:val="none" w:sz="0" w:space="0" w:color="auto"/>
                <w:right w:val="none" w:sz="0" w:space="0" w:color="auto"/>
              </w:divBdr>
              <w:divsChild>
                <w:div w:id="1521623340">
                  <w:marLeft w:val="0"/>
                  <w:marRight w:val="0"/>
                  <w:marTop w:val="0"/>
                  <w:marBottom w:val="0"/>
                  <w:divBdr>
                    <w:top w:val="none" w:sz="0" w:space="0" w:color="auto"/>
                    <w:left w:val="none" w:sz="0" w:space="0" w:color="auto"/>
                    <w:bottom w:val="none" w:sz="0" w:space="0" w:color="auto"/>
                    <w:right w:val="none" w:sz="0" w:space="0" w:color="auto"/>
                  </w:divBdr>
                  <w:divsChild>
                    <w:div w:id="411008341">
                      <w:marLeft w:val="0"/>
                      <w:marRight w:val="0"/>
                      <w:marTop w:val="0"/>
                      <w:marBottom w:val="0"/>
                      <w:divBdr>
                        <w:top w:val="none" w:sz="0" w:space="0" w:color="auto"/>
                        <w:left w:val="none" w:sz="0" w:space="0" w:color="auto"/>
                        <w:bottom w:val="none" w:sz="0" w:space="0" w:color="auto"/>
                        <w:right w:val="none" w:sz="0" w:space="0" w:color="auto"/>
                      </w:divBdr>
                      <w:divsChild>
                        <w:div w:id="401220074">
                          <w:marLeft w:val="0"/>
                          <w:marRight w:val="0"/>
                          <w:marTop w:val="0"/>
                          <w:marBottom w:val="0"/>
                          <w:divBdr>
                            <w:top w:val="none" w:sz="0" w:space="0" w:color="auto"/>
                            <w:left w:val="none" w:sz="0" w:space="0" w:color="auto"/>
                            <w:bottom w:val="none" w:sz="0" w:space="0" w:color="auto"/>
                            <w:right w:val="none" w:sz="0" w:space="0" w:color="auto"/>
                          </w:divBdr>
                          <w:divsChild>
                            <w:div w:id="7400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745802">
      <w:bodyDiv w:val="1"/>
      <w:marLeft w:val="0"/>
      <w:marRight w:val="0"/>
      <w:marTop w:val="0"/>
      <w:marBottom w:val="0"/>
      <w:divBdr>
        <w:top w:val="none" w:sz="0" w:space="0" w:color="auto"/>
        <w:left w:val="none" w:sz="0" w:space="0" w:color="auto"/>
        <w:bottom w:val="none" w:sz="0" w:space="0" w:color="auto"/>
        <w:right w:val="none" w:sz="0" w:space="0" w:color="auto"/>
      </w:divBdr>
      <w:divsChild>
        <w:div w:id="32775456">
          <w:marLeft w:val="0"/>
          <w:marRight w:val="0"/>
          <w:marTop w:val="0"/>
          <w:marBottom w:val="0"/>
          <w:divBdr>
            <w:top w:val="none" w:sz="0" w:space="0" w:color="auto"/>
            <w:left w:val="none" w:sz="0" w:space="0" w:color="auto"/>
            <w:bottom w:val="none" w:sz="0" w:space="0" w:color="auto"/>
            <w:right w:val="none" w:sz="0" w:space="0" w:color="auto"/>
          </w:divBdr>
          <w:divsChild>
            <w:div w:id="482743473">
              <w:marLeft w:val="0"/>
              <w:marRight w:val="0"/>
              <w:marTop w:val="0"/>
              <w:marBottom w:val="0"/>
              <w:divBdr>
                <w:top w:val="none" w:sz="0" w:space="0" w:color="auto"/>
                <w:left w:val="none" w:sz="0" w:space="0" w:color="auto"/>
                <w:bottom w:val="none" w:sz="0" w:space="0" w:color="auto"/>
                <w:right w:val="none" w:sz="0" w:space="0" w:color="auto"/>
              </w:divBdr>
              <w:divsChild>
                <w:div w:id="1721856109">
                  <w:marLeft w:val="0"/>
                  <w:marRight w:val="0"/>
                  <w:marTop w:val="0"/>
                  <w:marBottom w:val="0"/>
                  <w:divBdr>
                    <w:top w:val="none" w:sz="0" w:space="0" w:color="auto"/>
                    <w:left w:val="none" w:sz="0" w:space="0" w:color="auto"/>
                    <w:bottom w:val="none" w:sz="0" w:space="0" w:color="auto"/>
                    <w:right w:val="none" w:sz="0" w:space="0" w:color="auto"/>
                  </w:divBdr>
                </w:div>
              </w:divsChild>
            </w:div>
            <w:div w:id="17907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80747">
      <w:bodyDiv w:val="1"/>
      <w:marLeft w:val="0"/>
      <w:marRight w:val="0"/>
      <w:marTop w:val="0"/>
      <w:marBottom w:val="0"/>
      <w:divBdr>
        <w:top w:val="none" w:sz="0" w:space="0" w:color="auto"/>
        <w:left w:val="none" w:sz="0" w:space="0" w:color="auto"/>
        <w:bottom w:val="none" w:sz="0" w:space="0" w:color="auto"/>
        <w:right w:val="none" w:sz="0" w:space="0" w:color="auto"/>
      </w:divBdr>
    </w:div>
    <w:div w:id="1498883574">
      <w:bodyDiv w:val="1"/>
      <w:marLeft w:val="0"/>
      <w:marRight w:val="0"/>
      <w:marTop w:val="0"/>
      <w:marBottom w:val="0"/>
      <w:divBdr>
        <w:top w:val="none" w:sz="0" w:space="0" w:color="auto"/>
        <w:left w:val="none" w:sz="0" w:space="0" w:color="auto"/>
        <w:bottom w:val="none" w:sz="0" w:space="0" w:color="auto"/>
        <w:right w:val="none" w:sz="0" w:space="0" w:color="auto"/>
      </w:divBdr>
      <w:divsChild>
        <w:div w:id="1289121792">
          <w:marLeft w:val="0"/>
          <w:marRight w:val="0"/>
          <w:marTop w:val="0"/>
          <w:marBottom w:val="0"/>
          <w:divBdr>
            <w:top w:val="none" w:sz="0" w:space="0" w:color="auto"/>
            <w:left w:val="none" w:sz="0" w:space="0" w:color="auto"/>
            <w:bottom w:val="none" w:sz="0" w:space="0" w:color="auto"/>
            <w:right w:val="none" w:sz="0" w:space="0" w:color="auto"/>
          </w:divBdr>
          <w:divsChild>
            <w:div w:id="1539538647">
              <w:marLeft w:val="0"/>
              <w:marRight w:val="0"/>
              <w:marTop w:val="0"/>
              <w:marBottom w:val="0"/>
              <w:divBdr>
                <w:top w:val="none" w:sz="0" w:space="0" w:color="auto"/>
                <w:left w:val="none" w:sz="0" w:space="0" w:color="auto"/>
                <w:bottom w:val="none" w:sz="0" w:space="0" w:color="auto"/>
                <w:right w:val="none" w:sz="0" w:space="0" w:color="auto"/>
              </w:divBdr>
              <w:divsChild>
                <w:div w:id="89008347">
                  <w:marLeft w:val="0"/>
                  <w:marRight w:val="0"/>
                  <w:marTop w:val="0"/>
                  <w:marBottom w:val="0"/>
                  <w:divBdr>
                    <w:top w:val="none" w:sz="0" w:space="0" w:color="auto"/>
                    <w:left w:val="none" w:sz="0" w:space="0" w:color="auto"/>
                    <w:bottom w:val="none" w:sz="0" w:space="0" w:color="auto"/>
                    <w:right w:val="none" w:sz="0" w:space="0" w:color="auto"/>
                  </w:divBdr>
                </w:div>
              </w:divsChild>
            </w:div>
            <w:div w:id="145595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97501">
      <w:bodyDiv w:val="1"/>
      <w:marLeft w:val="0"/>
      <w:marRight w:val="0"/>
      <w:marTop w:val="0"/>
      <w:marBottom w:val="0"/>
      <w:divBdr>
        <w:top w:val="none" w:sz="0" w:space="0" w:color="auto"/>
        <w:left w:val="none" w:sz="0" w:space="0" w:color="auto"/>
        <w:bottom w:val="none" w:sz="0" w:space="0" w:color="auto"/>
        <w:right w:val="none" w:sz="0" w:space="0" w:color="auto"/>
      </w:divBdr>
    </w:div>
    <w:div w:id="1569149620">
      <w:bodyDiv w:val="1"/>
      <w:marLeft w:val="0"/>
      <w:marRight w:val="0"/>
      <w:marTop w:val="0"/>
      <w:marBottom w:val="0"/>
      <w:divBdr>
        <w:top w:val="none" w:sz="0" w:space="0" w:color="auto"/>
        <w:left w:val="none" w:sz="0" w:space="0" w:color="auto"/>
        <w:bottom w:val="none" w:sz="0" w:space="0" w:color="auto"/>
        <w:right w:val="none" w:sz="0" w:space="0" w:color="auto"/>
      </w:divBdr>
      <w:divsChild>
        <w:div w:id="383796324">
          <w:marLeft w:val="0"/>
          <w:marRight w:val="0"/>
          <w:marTop w:val="0"/>
          <w:marBottom w:val="0"/>
          <w:divBdr>
            <w:top w:val="none" w:sz="0" w:space="0" w:color="auto"/>
            <w:left w:val="none" w:sz="0" w:space="0" w:color="auto"/>
            <w:bottom w:val="none" w:sz="0" w:space="0" w:color="auto"/>
            <w:right w:val="none" w:sz="0" w:space="0" w:color="auto"/>
          </w:divBdr>
          <w:divsChild>
            <w:div w:id="358824361">
              <w:marLeft w:val="0"/>
              <w:marRight w:val="0"/>
              <w:marTop w:val="0"/>
              <w:marBottom w:val="0"/>
              <w:divBdr>
                <w:top w:val="none" w:sz="0" w:space="0" w:color="auto"/>
                <w:left w:val="none" w:sz="0" w:space="0" w:color="auto"/>
                <w:bottom w:val="none" w:sz="0" w:space="0" w:color="auto"/>
                <w:right w:val="none" w:sz="0" w:space="0" w:color="auto"/>
              </w:divBdr>
            </w:div>
          </w:divsChild>
        </w:div>
        <w:div w:id="1552619017">
          <w:marLeft w:val="0"/>
          <w:marRight w:val="0"/>
          <w:marTop w:val="0"/>
          <w:marBottom w:val="0"/>
          <w:divBdr>
            <w:top w:val="none" w:sz="0" w:space="0" w:color="auto"/>
            <w:left w:val="none" w:sz="0" w:space="0" w:color="auto"/>
            <w:bottom w:val="none" w:sz="0" w:space="0" w:color="auto"/>
            <w:right w:val="none" w:sz="0" w:space="0" w:color="auto"/>
          </w:divBdr>
        </w:div>
      </w:divsChild>
    </w:div>
    <w:div w:id="1790589205">
      <w:bodyDiv w:val="1"/>
      <w:marLeft w:val="0"/>
      <w:marRight w:val="0"/>
      <w:marTop w:val="0"/>
      <w:marBottom w:val="0"/>
      <w:divBdr>
        <w:top w:val="none" w:sz="0" w:space="0" w:color="auto"/>
        <w:left w:val="none" w:sz="0" w:space="0" w:color="auto"/>
        <w:bottom w:val="none" w:sz="0" w:space="0" w:color="auto"/>
        <w:right w:val="none" w:sz="0" w:space="0" w:color="auto"/>
      </w:divBdr>
      <w:divsChild>
        <w:div w:id="2101444472">
          <w:marLeft w:val="0"/>
          <w:marRight w:val="0"/>
          <w:marTop w:val="0"/>
          <w:marBottom w:val="0"/>
          <w:divBdr>
            <w:top w:val="none" w:sz="0" w:space="0" w:color="auto"/>
            <w:left w:val="none" w:sz="0" w:space="0" w:color="auto"/>
            <w:bottom w:val="none" w:sz="0" w:space="0" w:color="auto"/>
            <w:right w:val="none" w:sz="0" w:space="0" w:color="auto"/>
          </w:divBdr>
          <w:divsChild>
            <w:div w:id="2071806500">
              <w:marLeft w:val="0"/>
              <w:marRight w:val="0"/>
              <w:marTop w:val="0"/>
              <w:marBottom w:val="0"/>
              <w:divBdr>
                <w:top w:val="none" w:sz="0" w:space="0" w:color="auto"/>
                <w:left w:val="none" w:sz="0" w:space="0" w:color="auto"/>
                <w:bottom w:val="none" w:sz="0" w:space="0" w:color="auto"/>
                <w:right w:val="none" w:sz="0" w:space="0" w:color="auto"/>
              </w:divBdr>
            </w:div>
          </w:divsChild>
        </w:div>
        <w:div w:id="138885107">
          <w:marLeft w:val="0"/>
          <w:marRight w:val="0"/>
          <w:marTop w:val="0"/>
          <w:marBottom w:val="0"/>
          <w:divBdr>
            <w:top w:val="none" w:sz="0" w:space="0" w:color="auto"/>
            <w:left w:val="none" w:sz="0" w:space="0" w:color="auto"/>
            <w:bottom w:val="none" w:sz="0" w:space="0" w:color="auto"/>
            <w:right w:val="none" w:sz="0" w:space="0" w:color="auto"/>
          </w:divBdr>
        </w:div>
      </w:divsChild>
    </w:div>
    <w:div w:id="1833452265">
      <w:bodyDiv w:val="1"/>
      <w:marLeft w:val="0"/>
      <w:marRight w:val="0"/>
      <w:marTop w:val="0"/>
      <w:marBottom w:val="0"/>
      <w:divBdr>
        <w:top w:val="none" w:sz="0" w:space="0" w:color="auto"/>
        <w:left w:val="none" w:sz="0" w:space="0" w:color="auto"/>
        <w:bottom w:val="none" w:sz="0" w:space="0" w:color="auto"/>
        <w:right w:val="none" w:sz="0" w:space="0" w:color="auto"/>
      </w:divBdr>
      <w:divsChild>
        <w:div w:id="607346817">
          <w:marLeft w:val="0"/>
          <w:marRight w:val="0"/>
          <w:marTop w:val="0"/>
          <w:marBottom w:val="0"/>
          <w:divBdr>
            <w:top w:val="none" w:sz="0" w:space="0" w:color="auto"/>
            <w:left w:val="none" w:sz="0" w:space="0" w:color="auto"/>
            <w:bottom w:val="none" w:sz="0" w:space="0" w:color="auto"/>
            <w:right w:val="none" w:sz="0" w:space="0" w:color="auto"/>
          </w:divBdr>
          <w:divsChild>
            <w:div w:id="99223387">
              <w:marLeft w:val="0"/>
              <w:marRight w:val="0"/>
              <w:marTop w:val="0"/>
              <w:marBottom w:val="0"/>
              <w:divBdr>
                <w:top w:val="none" w:sz="0" w:space="0" w:color="auto"/>
                <w:left w:val="none" w:sz="0" w:space="0" w:color="auto"/>
                <w:bottom w:val="none" w:sz="0" w:space="0" w:color="auto"/>
                <w:right w:val="none" w:sz="0" w:space="0" w:color="auto"/>
              </w:divBdr>
              <w:divsChild>
                <w:div w:id="340664129">
                  <w:marLeft w:val="0"/>
                  <w:marRight w:val="0"/>
                  <w:marTop w:val="0"/>
                  <w:marBottom w:val="0"/>
                  <w:divBdr>
                    <w:top w:val="none" w:sz="0" w:space="0" w:color="auto"/>
                    <w:left w:val="none" w:sz="0" w:space="0" w:color="auto"/>
                    <w:bottom w:val="none" w:sz="0" w:space="0" w:color="auto"/>
                    <w:right w:val="none" w:sz="0" w:space="0" w:color="auto"/>
                  </w:divBdr>
                </w:div>
              </w:divsChild>
            </w:div>
            <w:div w:id="1556742712">
              <w:marLeft w:val="0"/>
              <w:marRight w:val="0"/>
              <w:marTop w:val="0"/>
              <w:marBottom w:val="0"/>
              <w:divBdr>
                <w:top w:val="none" w:sz="0" w:space="0" w:color="auto"/>
                <w:left w:val="none" w:sz="0" w:space="0" w:color="auto"/>
                <w:bottom w:val="none" w:sz="0" w:space="0" w:color="auto"/>
                <w:right w:val="none" w:sz="0" w:space="0" w:color="auto"/>
              </w:divBdr>
            </w:div>
          </w:divsChild>
        </w:div>
        <w:div w:id="195970000">
          <w:marLeft w:val="0"/>
          <w:marRight w:val="0"/>
          <w:marTop w:val="0"/>
          <w:marBottom w:val="0"/>
          <w:divBdr>
            <w:top w:val="none" w:sz="0" w:space="0" w:color="auto"/>
            <w:left w:val="none" w:sz="0" w:space="0" w:color="auto"/>
            <w:bottom w:val="none" w:sz="0" w:space="0" w:color="auto"/>
            <w:right w:val="none" w:sz="0" w:space="0" w:color="auto"/>
          </w:divBdr>
          <w:divsChild>
            <w:div w:id="2069716729">
              <w:marLeft w:val="0"/>
              <w:marRight w:val="0"/>
              <w:marTop w:val="0"/>
              <w:marBottom w:val="0"/>
              <w:divBdr>
                <w:top w:val="none" w:sz="0" w:space="0" w:color="auto"/>
                <w:left w:val="none" w:sz="0" w:space="0" w:color="auto"/>
                <w:bottom w:val="none" w:sz="0" w:space="0" w:color="auto"/>
                <w:right w:val="none" w:sz="0" w:space="0" w:color="auto"/>
              </w:divBdr>
              <w:divsChild>
                <w:div w:id="226694215">
                  <w:marLeft w:val="0"/>
                  <w:marRight w:val="0"/>
                  <w:marTop w:val="0"/>
                  <w:marBottom w:val="0"/>
                  <w:divBdr>
                    <w:top w:val="none" w:sz="0" w:space="0" w:color="auto"/>
                    <w:left w:val="none" w:sz="0" w:space="0" w:color="auto"/>
                    <w:bottom w:val="none" w:sz="0" w:space="0" w:color="auto"/>
                    <w:right w:val="none" w:sz="0" w:space="0" w:color="auto"/>
                  </w:divBdr>
                  <w:divsChild>
                    <w:div w:id="1513494957">
                      <w:marLeft w:val="0"/>
                      <w:marRight w:val="0"/>
                      <w:marTop w:val="0"/>
                      <w:marBottom w:val="0"/>
                      <w:divBdr>
                        <w:top w:val="none" w:sz="0" w:space="0" w:color="auto"/>
                        <w:left w:val="none" w:sz="0" w:space="0" w:color="auto"/>
                        <w:bottom w:val="none" w:sz="0" w:space="0" w:color="auto"/>
                        <w:right w:val="none" w:sz="0" w:space="0" w:color="auto"/>
                      </w:divBdr>
                      <w:divsChild>
                        <w:div w:id="889615738">
                          <w:marLeft w:val="0"/>
                          <w:marRight w:val="0"/>
                          <w:marTop w:val="0"/>
                          <w:marBottom w:val="0"/>
                          <w:divBdr>
                            <w:top w:val="none" w:sz="0" w:space="0" w:color="auto"/>
                            <w:left w:val="none" w:sz="0" w:space="0" w:color="auto"/>
                            <w:bottom w:val="none" w:sz="0" w:space="0" w:color="auto"/>
                            <w:right w:val="none" w:sz="0" w:space="0" w:color="auto"/>
                          </w:divBdr>
                          <w:divsChild>
                            <w:div w:id="1280799316">
                              <w:marLeft w:val="0"/>
                              <w:marRight w:val="0"/>
                              <w:marTop w:val="0"/>
                              <w:marBottom w:val="0"/>
                              <w:divBdr>
                                <w:top w:val="none" w:sz="0" w:space="0" w:color="auto"/>
                                <w:left w:val="none" w:sz="0" w:space="0" w:color="auto"/>
                                <w:bottom w:val="none" w:sz="0" w:space="0" w:color="auto"/>
                                <w:right w:val="none" w:sz="0" w:space="0" w:color="auto"/>
                              </w:divBdr>
                            </w:div>
                          </w:divsChild>
                        </w:div>
                        <w:div w:id="1054697892">
                          <w:marLeft w:val="0"/>
                          <w:marRight w:val="0"/>
                          <w:marTop w:val="0"/>
                          <w:marBottom w:val="0"/>
                          <w:divBdr>
                            <w:top w:val="none" w:sz="0" w:space="0" w:color="auto"/>
                            <w:left w:val="none" w:sz="0" w:space="0" w:color="auto"/>
                            <w:bottom w:val="none" w:sz="0" w:space="0" w:color="auto"/>
                            <w:right w:val="none" w:sz="0" w:space="0" w:color="auto"/>
                          </w:divBdr>
                          <w:divsChild>
                            <w:div w:id="16584263">
                              <w:marLeft w:val="0"/>
                              <w:marRight w:val="0"/>
                              <w:marTop w:val="0"/>
                              <w:marBottom w:val="0"/>
                              <w:divBdr>
                                <w:top w:val="none" w:sz="0" w:space="0" w:color="auto"/>
                                <w:left w:val="none" w:sz="0" w:space="0" w:color="auto"/>
                                <w:bottom w:val="none" w:sz="0" w:space="0" w:color="auto"/>
                                <w:right w:val="none" w:sz="0" w:space="0" w:color="auto"/>
                              </w:divBdr>
                            </w:div>
                          </w:divsChild>
                        </w:div>
                        <w:div w:id="111827976">
                          <w:marLeft w:val="0"/>
                          <w:marRight w:val="0"/>
                          <w:marTop w:val="0"/>
                          <w:marBottom w:val="0"/>
                          <w:divBdr>
                            <w:top w:val="none" w:sz="0" w:space="0" w:color="auto"/>
                            <w:left w:val="none" w:sz="0" w:space="0" w:color="auto"/>
                            <w:bottom w:val="none" w:sz="0" w:space="0" w:color="auto"/>
                            <w:right w:val="none" w:sz="0" w:space="0" w:color="auto"/>
                          </w:divBdr>
                          <w:divsChild>
                            <w:div w:id="1760249858">
                              <w:marLeft w:val="0"/>
                              <w:marRight w:val="0"/>
                              <w:marTop w:val="0"/>
                              <w:marBottom w:val="0"/>
                              <w:divBdr>
                                <w:top w:val="none" w:sz="0" w:space="0" w:color="auto"/>
                                <w:left w:val="none" w:sz="0" w:space="0" w:color="auto"/>
                                <w:bottom w:val="none" w:sz="0" w:space="0" w:color="auto"/>
                                <w:right w:val="none" w:sz="0" w:space="0" w:color="auto"/>
                              </w:divBdr>
                            </w:div>
                          </w:divsChild>
                        </w:div>
                        <w:div w:id="1845433814">
                          <w:marLeft w:val="0"/>
                          <w:marRight w:val="0"/>
                          <w:marTop w:val="0"/>
                          <w:marBottom w:val="0"/>
                          <w:divBdr>
                            <w:top w:val="none" w:sz="0" w:space="0" w:color="auto"/>
                            <w:left w:val="none" w:sz="0" w:space="0" w:color="auto"/>
                            <w:bottom w:val="none" w:sz="0" w:space="0" w:color="auto"/>
                            <w:right w:val="none" w:sz="0" w:space="0" w:color="auto"/>
                          </w:divBdr>
                          <w:divsChild>
                            <w:div w:id="875893164">
                              <w:marLeft w:val="0"/>
                              <w:marRight w:val="0"/>
                              <w:marTop w:val="0"/>
                              <w:marBottom w:val="0"/>
                              <w:divBdr>
                                <w:top w:val="none" w:sz="0" w:space="0" w:color="auto"/>
                                <w:left w:val="none" w:sz="0" w:space="0" w:color="auto"/>
                                <w:bottom w:val="none" w:sz="0" w:space="0" w:color="auto"/>
                                <w:right w:val="none" w:sz="0" w:space="0" w:color="auto"/>
                              </w:divBdr>
                            </w:div>
                          </w:divsChild>
                        </w:div>
                        <w:div w:id="2026860220">
                          <w:marLeft w:val="0"/>
                          <w:marRight w:val="0"/>
                          <w:marTop w:val="0"/>
                          <w:marBottom w:val="0"/>
                          <w:divBdr>
                            <w:top w:val="none" w:sz="0" w:space="0" w:color="auto"/>
                            <w:left w:val="none" w:sz="0" w:space="0" w:color="auto"/>
                            <w:bottom w:val="none" w:sz="0" w:space="0" w:color="auto"/>
                            <w:right w:val="none" w:sz="0" w:space="0" w:color="auto"/>
                          </w:divBdr>
                          <w:divsChild>
                            <w:div w:id="878856205">
                              <w:marLeft w:val="0"/>
                              <w:marRight w:val="0"/>
                              <w:marTop w:val="0"/>
                              <w:marBottom w:val="0"/>
                              <w:divBdr>
                                <w:top w:val="none" w:sz="0" w:space="0" w:color="auto"/>
                                <w:left w:val="none" w:sz="0" w:space="0" w:color="auto"/>
                                <w:bottom w:val="none" w:sz="0" w:space="0" w:color="auto"/>
                                <w:right w:val="none" w:sz="0" w:space="0" w:color="auto"/>
                              </w:divBdr>
                            </w:div>
                            <w:div w:id="786121797">
                              <w:marLeft w:val="0"/>
                              <w:marRight w:val="0"/>
                              <w:marTop w:val="0"/>
                              <w:marBottom w:val="0"/>
                              <w:divBdr>
                                <w:top w:val="none" w:sz="0" w:space="0" w:color="auto"/>
                                <w:left w:val="none" w:sz="0" w:space="0" w:color="auto"/>
                                <w:bottom w:val="none" w:sz="0" w:space="0" w:color="auto"/>
                                <w:right w:val="none" w:sz="0" w:space="0" w:color="auto"/>
                              </w:divBdr>
                            </w:div>
                            <w:div w:id="855777015">
                              <w:marLeft w:val="0"/>
                              <w:marRight w:val="0"/>
                              <w:marTop w:val="0"/>
                              <w:marBottom w:val="0"/>
                              <w:divBdr>
                                <w:top w:val="none" w:sz="0" w:space="0" w:color="auto"/>
                                <w:left w:val="none" w:sz="0" w:space="0" w:color="auto"/>
                                <w:bottom w:val="none" w:sz="0" w:space="0" w:color="auto"/>
                                <w:right w:val="none" w:sz="0" w:space="0" w:color="auto"/>
                              </w:divBdr>
                            </w:div>
                            <w:div w:id="22486779">
                              <w:marLeft w:val="0"/>
                              <w:marRight w:val="0"/>
                              <w:marTop w:val="0"/>
                              <w:marBottom w:val="0"/>
                              <w:divBdr>
                                <w:top w:val="none" w:sz="0" w:space="0" w:color="auto"/>
                                <w:left w:val="none" w:sz="0" w:space="0" w:color="auto"/>
                                <w:bottom w:val="none" w:sz="0" w:space="0" w:color="auto"/>
                                <w:right w:val="none" w:sz="0" w:space="0" w:color="auto"/>
                              </w:divBdr>
                            </w:div>
                            <w:div w:id="1149902516">
                              <w:marLeft w:val="0"/>
                              <w:marRight w:val="0"/>
                              <w:marTop w:val="0"/>
                              <w:marBottom w:val="0"/>
                              <w:divBdr>
                                <w:top w:val="none" w:sz="0" w:space="0" w:color="auto"/>
                                <w:left w:val="none" w:sz="0" w:space="0" w:color="auto"/>
                                <w:bottom w:val="none" w:sz="0" w:space="0" w:color="auto"/>
                                <w:right w:val="none" w:sz="0" w:space="0" w:color="auto"/>
                              </w:divBdr>
                              <w:divsChild>
                                <w:div w:id="439952899">
                                  <w:marLeft w:val="0"/>
                                  <w:marRight w:val="0"/>
                                  <w:marTop w:val="0"/>
                                  <w:marBottom w:val="0"/>
                                  <w:divBdr>
                                    <w:top w:val="none" w:sz="0" w:space="0" w:color="auto"/>
                                    <w:left w:val="none" w:sz="0" w:space="0" w:color="auto"/>
                                    <w:bottom w:val="none" w:sz="0" w:space="0" w:color="auto"/>
                                    <w:right w:val="none" w:sz="0" w:space="0" w:color="auto"/>
                                  </w:divBdr>
                                </w:div>
                                <w:div w:id="113633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686271">
          <w:marLeft w:val="0"/>
          <w:marRight w:val="0"/>
          <w:marTop w:val="0"/>
          <w:marBottom w:val="0"/>
          <w:divBdr>
            <w:top w:val="none" w:sz="0" w:space="0" w:color="auto"/>
            <w:left w:val="none" w:sz="0" w:space="0" w:color="auto"/>
            <w:bottom w:val="none" w:sz="0" w:space="0" w:color="auto"/>
            <w:right w:val="none" w:sz="0" w:space="0" w:color="auto"/>
          </w:divBdr>
          <w:divsChild>
            <w:div w:id="1377662866">
              <w:marLeft w:val="0"/>
              <w:marRight w:val="0"/>
              <w:marTop w:val="0"/>
              <w:marBottom w:val="0"/>
              <w:divBdr>
                <w:top w:val="none" w:sz="0" w:space="0" w:color="auto"/>
                <w:left w:val="none" w:sz="0" w:space="0" w:color="auto"/>
                <w:bottom w:val="none" w:sz="0" w:space="0" w:color="auto"/>
                <w:right w:val="none" w:sz="0" w:space="0" w:color="auto"/>
              </w:divBdr>
              <w:divsChild>
                <w:div w:id="305166720">
                  <w:marLeft w:val="0"/>
                  <w:marRight w:val="0"/>
                  <w:marTop w:val="0"/>
                  <w:marBottom w:val="0"/>
                  <w:divBdr>
                    <w:top w:val="none" w:sz="0" w:space="0" w:color="auto"/>
                    <w:left w:val="none" w:sz="0" w:space="0" w:color="auto"/>
                    <w:bottom w:val="none" w:sz="0" w:space="0" w:color="auto"/>
                    <w:right w:val="none" w:sz="0" w:space="0" w:color="auto"/>
                  </w:divBdr>
                  <w:divsChild>
                    <w:div w:id="1468013170">
                      <w:marLeft w:val="0"/>
                      <w:marRight w:val="0"/>
                      <w:marTop w:val="0"/>
                      <w:marBottom w:val="0"/>
                      <w:divBdr>
                        <w:top w:val="none" w:sz="0" w:space="0" w:color="auto"/>
                        <w:left w:val="none" w:sz="0" w:space="0" w:color="auto"/>
                        <w:bottom w:val="none" w:sz="0" w:space="0" w:color="auto"/>
                        <w:right w:val="none" w:sz="0" w:space="0" w:color="auto"/>
                      </w:divBdr>
                      <w:divsChild>
                        <w:div w:id="1046874395">
                          <w:marLeft w:val="0"/>
                          <w:marRight w:val="0"/>
                          <w:marTop w:val="0"/>
                          <w:marBottom w:val="0"/>
                          <w:divBdr>
                            <w:top w:val="none" w:sz="0" w:space="0" w:color="auto"/>
                            <w:left w:val="none" w:sz="0" w:space="0" w:color="auto"/>
                            <w:bottom w:val="none" w:sz="0" w:space="0" w:color="auto"/>
                            <w:right w:val="none" w:sz="0" w:space="0" w:color="auto"/>
                          </w:divBdr>
                          <w:divsChild>
                            <w:div w:id="5182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553064">
          <w:marLeft w:val="0"/>
          <w:marRight w:val="0"/>
          <w:marTop w:val="0"/>
          <w:marBottom w:val="0"/>
          <w:divBdr>
            <w:top w:val="none" w:sz="0" w:space="0" w:color="auto"/>
            <w:left w:val="none" w:sz="0" w:space="0" w:color="auto"/>
            <w:bottom w:val="none" w:sz="0" w:space="0" w:color="auto"/>
            <w:right w:val="none" w:sz="0" w:space="0" w:color="auto"/>
          </w:divBdr>
        </w:div>
      </w:divsChild>
    </w:div>
    <w:div w:id="1868635938">
      <w:bodyDiv w:val="1"/>
      <w:marLeft w:val="0"/>
      <w:marRight w:val="0"/>
      <w:marTop w:val="0"/>
      <w:marBottom w:val="0"/>
      <w:divBdr>
        <w:top w:val="none" w:sz="0" w:space="0" w:color="auto"/>
        <w:left w:val="none" w:sz="0" w:space="0" w:color="auto"/>
        <w:bottom w:val="none" w:sz="0" w:space="0" w:color="auto"/>
        <w:right w:val="none" w:sz="0" w:space="0" w:color="auto"/>
      </w:divBdr>
      <w:divsChild>
        <w:div w:id="1038050038">
          <w:marLeft w:val="0"/>
          <w:marRight w:val="0"/>
          <w:marTop w:val="0"/>
          <w:marBottom w:val="0"/>
          <w:divBdr>
            <w:top w:val="none" w:sz="0" w:space="0" w:color="auto"/>
            <w:left w:val="none" w:sz="0" w:space="0" w:color="auto"/>
            <w:bottom w:val="none" w:sz="0" w:space="0" w:color="auto"/>
            <w:right w:val="none" w:sz="0" w:space="0" w:color="auto"/>
          </w:divBdr>
          <w:divsChild>
            <w:div w:id="1474911794">
              <w:marLeft w:val="0"/>
              <w:marRight w:val="0"/>
              <w:marTop w:val="0"/>
              <w:marBottom w:val="0"/>
              <w:divBdr>
                <w:top w:val="none" w:sz="0" w:space="0" w:color="auto"/>
                <w:left w:val="none" w:sz="0" w:space="0" w:color="auto"/>
                <w:bottom w:val="none" w:sz="0" w:space="0" w:color="auto"/>
                <w:right w:val="none" w:sz="0" w:space="0" w:color="auto"/>
              </w:divBdr>
            </w:div>
          </w:divsChild>
        </w:div>
        <w:div w:id="100541298">
          <w:marLeft w:val="0"/>
          <w:marRight w:val="0"/>
          <w:marTop w:val="0"/>
          <w:marBottom w:val="0"/>
          <w:divBdr>
            <w:top w:val="none" w:sz="0" w:space="0" w:color="auto"/>
            <w:left w:val="none" w:sz="0" w:space="0" w:color="auto"/>
            <w:bottom w:val="none" w:sz="0" w:space="0" w:color="auto"/>
            <w:right w:val="none" w:sz="0" w:space="0" w:color="auto"/>
          </w:divBdr>
        </w:div>
      </w:divsChild>
    </w:div>
    <w:div w:id="1905556314">
      <w:bodyDiv w:val="1"/>
      <w:marLeft w:val="0"/>
      <w:marRight w:val="0"/>
      <w:marTop w:val="0"/>
      <w:marBottom w:val="0"/>
      <w:divBdr>
        <w:top w:val="none" w:sz="0" w:space="0" w:color="auto"/>
        <w:left w:val="none" w:sz="0" w:space="0" w:color="auto"/>
        <w:bottom w:val="none" w:sz="0" w:space="0" w:color="auto"/>
        <w:right w:val="none" w:sz="0" w:space="0" w:color="auto"/>
      </w:divBdr>
    </w:div>
    <w:div w:id="1997687076">
      <w:bodyDiv w:val="1"/>
      <w:marLeft w:val="0"/>
      <w:marRight w:val="0"/>
      <w:marTop w:val="0"/>
      <w:marBottom w:val="0"/>
      <w:divBdr>
        <w:top w:val="none" w:sz="0" w:space="0" w:color="auto"/>
        <w:left w:val="none" w:sz="0" w:space="0" w:color="auto"/>
        <w:bottom w:val="none" w:sz="0" w:space="0" w:color="auto"/>
        <w:right w:val="none" w:sz="0" w:space="0" w:color="auto"/>
      </w:divBdr>
      <w:divsChild>
        <w:div w:id="1671372947">
          <w:marLeft w:val="0"/>
          <w:marRight w:val="0"/>
          <w:marTop w:val="0"/>
          <w:marBottom w:val="0"/>
          <w:divBdr>
            <w:top w:val="none" w:sz="0" w:space="0" w:color="auto"/>
            <w:left w:val="none" w:sz="0" w:space="0" w:color="auto"/>
            <w:bottom w:val="none" w:sz="0" w:space="0" w:color="auto"/>
            <w:right w:val="none" w:sz="0" w:space="0" w:color="auto"/>
          </w:divBdr>
          <w:divsChild>
            <w:div w:id="76905709">
              <w:marLeft w:val="0"/>
              <w:marRight w:val="0"/>
              <w:marTop w:val="0"/>
              <w:marBottom w:val="0"/>
              <w:divBdr>
                <w:top w:val="none" w:sz="0" w:space="0" w:color="auto"/>
                <w:left w:val="none" w:sz="0" w:space="0" w:color="auto"/>
                <w:bottom w:val="none" w:sz="0" w:space="0" w:color="auto"/>
                <w:right w:val="none" w:sz="0" w:space="0" w:color="auto"/>
              </w:divBdr>
              <w:divsChild>
                <w:div w:id="1630627170">
                  <w:marLeft w:val="0"/>
                  <w:marRight w:val="0"/>
                  <w:marTop w:val="0"/>
                  <w:marBottom w:val="0"/>
                  <w:divBdr>
                    <w:top w:val="none" w:sz="0" w:space="0" w:color="auto"/>
                    <w:left w:val="none" w:sz="0" w:space="0" w:color="auto"/>
                    <w:bottom w:val="none" w:sz="0" w:space="0" w:color="auto"/>
                    <w:right w:val="none" w:sz="0" w:space="0" w:color="auto"/>
                  </w:divBdr>
                </w:div>
              </w:divsChild>
            </w:div>
            <w:div w:id="1337924287">
              <w:marLeft w:val="0"/>
              <w:marRight w:val="0"/>
              <w:marTop w:val="0"/>
              <w:marBottom w:val="0"/>
              <w:divBdr>
                <w:top w:val="none" w:sz="0" w:space="0" w:color="auto"/>
                <w:left w:val="none" w:sz="0" w:space="0" w:color="auto"/>
                <w:bottom w:val="none" w:sz="0" w:space="0" w:color="auto"/>
                <w:right w:val="none" w:sz="0" w:space="0" w:color="auto"/>
              </w:divBdr>
            </w:div>
            <w:div w:id="907425902">
              <w:marLeft w:val="0"/>
              <w:marRight w:val="0"/>
              <w:marTop w:val="0"/>
              <w:marBottom w:val="0"/>
              <w:divBdr>
                <w:top w:val="none" w:sz="0" w:space="0" w:color="auto"/>
                <w:left w:val="none" w:sz="0" w:space="0" w:color="auto"/>
                <w:bottom w:val="none" w:sz="0" w:space="0" w:color="auto"/>
                <w:right w:val="none" w:sz="0" w:space="0" w:color="auto"/>
              </w:divBdr>
              <w:divsChild>
                <w:div w:id="2008046119">
                  <w:marLeft w:val="0"/>
                  <w:marRight w:val="0"/>
                  <w:marTop w:val="0"/>
                  <w:marBottom w:val="0"/>
                  <w:divBdr>
                    <w:top w:val="none" w:sz="0" w:space="0" w:color="auto"/>
                    <w:left w:val="none" w:sz="0" w:space="0" w:color="auto"/>
                    <w:bottom w:val="none" w:sz="0" w:space="0" w:color="auto"/>
                    <w:right w:val="none" w:sz="0" w:space="0" w:color="auto"/>
                  </w:divBdr>
                  <w:divsChild>
                    <w:div w:id="487670482">
                      <w:marLeft w:val="0"/>
                      <w:marRight w:val="0"/>
                      <w:marTop w:val="0"/>
                      <w:marBottom w:val="0"/>
                      <w:divBdr>
                        <w:top w:val="none" w:sz="0" w:space="0" w:color="auto"/>
                        <w:left w:val="none" w:sz="0" w:space="0" w:color="auto"/>
                        <w:bottom w:val="none" w:sz="0" w:space="0" w:color="auto"/>
                        <w:right w:val="none" w:sz="0" w:space="0" w:color="auto"/>
                      </w:divBdr>
                    </w:div>
                    <w:div w:id="347946220">
                      <w:marLeft w:val="0"/>
                      <w:marRight w:val="0"/>
                      <w:marTop w:val="0"/>
                      <w:marBottom w:val="0"/>
                      <w:divBdr>
                        <w:top w:val="none" w:sz="0" w:space="0" w:color="auto"/>
                        <w:left w:val="none" w:sz="0" w:space="0" w:color="auto"/>
                        <w:bottom w:val="none" w:sz="0" w:space="0" w:color="auto"/>
                        <w:right w:val="none" w:sz="0" w:space="0" w:color="auto"/>
                      </w:divBdr>
                    </w:div>
                    <w:div w:id="1442526551">
                      <w:marLeft w:val="0"/>
                      <w:marRight w:val="0"/>
                      <w:marTop w:val="0"/>
                      <w:marBottom w:val="0"/>
                      <w:divBdr>
                        <w:top w:val="none" w:sz="0" w:space="0" w:color="auto"/>
                        <w:left w:val="none" w:sz="0" w:space="0" w:color="auto"/>
                        <w:bottom w:val="none" w:sz="0" w:space="0" w:color="auto"/>
                        <w:right w:val="none" w:sz="0" w:space="0" w:color="auto"/>
                      </w:divBdr>
                    </w:div>
                    <w:div w:id="147509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484564">
          <w:marLeft w:val="0"/>
          <w:marRight w:val="0"/>
          <w:marTop w:val="0"/>
          <w:marBottom w:val="0"/>
          <w:divBdr>
            <w:top w:val="none" w:sz="0" w:space="0" w:color="auto"/>
            <w:left w:val="none" w:sz="0" w:space="0" w:color="auto"/>
            <w:bottom w:val="none" w:sz="0" w:space="0" w:color="auto"/>
            <w:right w:val="none" w:sz="0" w:space="0" w:color="auto"/>
          </w:divBdr>
        </w:div>
      </w:divsChild>
    </w:div>
    <w:div w:id="2073263495">
      <w:bodyDiv w:val="1"/>
      <w:marLeft w:val="0"/>
      <w:marRight w:val="0"/>
      <w:marTop w:val="0"/>
      <w:marBottom w:val="0"/>
      <w:divBdr>
        <w:top w:val="none" w:sz="0" w:space="0" w:color="auto"/>
        <w:left w:val="none" w:sz="0" w:space="0" w:color="auto"/>
        <w:bottom w:val="none" w:sz="0" w:space="0" w:color="auto"/>
        <w:right w:val="none" w:sz="0" w:space="0" w:color="auto"/>
      </w:divBdr>
      <w:divsChild>
        <w:div w:id="1032339066">
          <w:marLeft w:val="0"/>
          <w:marRight w:val="0"/>
          <w:marTop w:val="0"/>
          <w:marBottom w:val="0"/>
          <w:divBdr>
            <w:top w:val="none" w:sz="0" w:space="0" w:color="auto"/>
            <w:left w:val="none" w:sz="0" w:space="0" w:color="auto"/>
            <w:bottom w:val="none" w:sz="0" w:space="0" w:color="auto"/>
            <w:right w:val="none" w:sz="0" w:space="0" w:color="auto"/>
          </w:divBdr>
          <w:divsChild>
            <w:div w:id="1167212724">
              <w:marLeft w:val="0"/>
              <w:marRight w:val="0"/>
              <w:marTop w:val="0"/>
              <w:marBottom w:val="0"/>
              <w:divBdr>
                <w:top w:val="none" w:sz="0" w:space="0" w:color="auto"/>
                <w:left w:val="none" w:sz="0" w:space="0" w:color="auto"/>
                <w:bottom w:val="none" w:sz="0" w:space="0" w:color="auto"/>
                <w:right w:val="none" w:sz="0" w:space="0" w:color="auto"/>
              </w:divBdr>
              <w:divsChild>
                <w:div w:id="1294097533">
                  <w:marLeft w:val="0"/>
                  <w:marRight w:val="0"/>
                  <w:marTop w:val="0"/>
                  <w:marBottom w:val="0"/>
                  <w:divBdr>
                    <w:top w:val="none" w:sz="0" w:space="0" w:color="auto"/>
                    <w:left w:val="none" w:sz="0" w:space="0" w:color="auto"/>
                    <w:bottom w:val="none" w:sz="0" w:space="0" w:color="auto"/>
                    <w:right w:val="none" w:sz="0" w:space="0" w:color="auto"/>
                  </w:divBdr>
                </w:div>
              </w:divsChild>
            </w:div>
            <w:div w:id="535505818">
              <w:marLeft w:val="0"/>
              <w:marRight w:val="0"/>
              <w:marTop w:val="0"/>
              <w:marBottom w:val="0"/>
              <w:divBdr>
                <w:top w:val="none" w:sz="0" w:space="0" w:color="auto"/>
                <w:left w:val="none" w:sz="0" w:space="0" w:color="auto"/>
                <w:bottom w:val="none" w:sz="0" w:space="0" w:color="auto"/>
                <w:right w:val="none" w:sz="0" w:space="0" w:color="auto"/>
              </w:divBdr>
            </w:div>
          </w:divsChild>
        </w:div>
        <w:div w:id="1376931567">
          <w:marLeft w:val="0"/>
          <w:marRight w:val="0"/>
          <w:marTop w:val="0"/>
          <w:marBottom w:val="0"/>
          <w:divBdr>
            <w:top w:val="none" w:sz="0" w:space="0" w:color="auto"/>
            <w:left w:val="none" w:sz="0" w:space="0" w:color="auto"/>
            <w:bottom w:val="none" w:sz="0" w:space="0" w:color="auto"/>
            <w:right w:val="none" w:sz="0" w:space="0" w:color="auto"/>
          </w:divBdr>
          <w:divsChild>
            <w:div w:id="688409307">
              <w:marLeft w:val="0"/>
              <w:marRight w:val="0"/>
              <w:marTop w:val="0"/>
              <w:marBottom w:val="0"/>
              <w:divBdr>
                <w:top w:val="none" w:sz="0" w:space="0" w:color="auto"/>
                <w:left w:val="none" w:sz="0" w:space="0" w:color="auto"/>
                <w:bottom w:val="none" w:sz="0" w:space="0" w:color="auto"/>
                <w:right w:val="none" w:sz="0" w:space="0" w:color="auto"/>
              </w:divBdr>
              <w:divsChild>
                <w:div w:id="2008702967">
                  <w:marLeft w:val="0"/>
                  <w:marRight w:val="0"/>
                  <w:marTop w:val="0"/>
                  <w:marBottom w:val="0"/>
                  <w:divBdr>
                    <w:top w:val="none" w:sz="0" w:space="0" w:color="auto"/>
                    <w:left w:val="none" w:sz="0" w:space="0" w:color="auto"/>
                    <w:bottom w:val="none" w:sz="0" w:space="0" w:color="auto"/>
                    <w:right w:val="none" w:sz="0" w:space="0" w:color="auto"/>
                  </w:divBdr>
                  <w:divsChild>
                    <w:div w:id="289018768">
                      <w:marLeft w:val="0"/>
                      <w:marRight w:val="0"/>
                      <w:marTop w:val="0"/>
                      <w:marBottom w:val="0"/>
                      <w:divBdr>
                        <w:top w:val="none" w:sz="0" w:space="0" w:color="auto"/>
                        <w:left w:val="none" w:sz="0" w:space="0" w:color="auto"/>
                        <w:bottom w:val="none" w:sz="0" w:space="0" w:color="auto"/>
                        <w:right w:val="none" w:sz="0" w:space="0" w:color="auto"/>
                      </w:divBdr>
                      <w:divsChild>
                        <w:div w:id="1263342112">
                          <w:marLeft w:val="0"/>
                          <w:marRight w:val="0"/>
                          <w:marTop w:val="0"/>
                          <w:marBottom w:val="0"/>
                          <w:divBdr>
                            <w:top w:val="none" w:sz="0" w:space="0" w:color="auto"/>
                            <w:left w:val="none" w:sz="0" w:space="0" w:color="auto"/>
                            <w:bottom w:val="none" w:sz="0" w:space="0" w:color="auto"/>
                            <w:right w:val="none" w:sz="0" w:space="0" w:color="auto"/>
                          </w:divBdr>
                          <w:divsChild>
                            <w:div w:id="1563446172">
                              <w:marLeft w:val="0"/>
                              <w:marRight w:val="0"/>
                              <w:marTop w:val="0"/>
                              <w:marBottom w:val="0"/>
                              <w:divBdr>
                                <w:top w:val="none" w:sz="0" w:space="0" w:color="auto"/>
                                <w:left w:val="none" w:sz="0" w:space="0" w:color="auto"/>
                                <w:bottom w:val="none" w:sz="0" w:space="0" w:color="auto"/>
                                <w:right w:val="none" w:sz="0" w:space="0" w:color="auto"/>
                              </w:divBdr>
                            </w:div>
                          </w:divsChild>
                        </w:div>
                        <w:div w:id="1549997273">
                          <w:marLeft w:val="0"/>
                          <w:marRight w:val="0"/>
                          <w:marTop w:val="0"/>
                          <w:marBottom w:val="0"/>
                          <w:divBdr>
                            <w:top w:val="none" w:sz="0" w:space="0" w:color="auto"/>
                            <w:left w:val="none" w:sz="0" w:space="0" w:color="auto"/>
                            <w:bottom w:val="none" w:sz="0" w:space="0" w:color="auto"/>
                            <w:right w:val="none" w:sz="0" w:space="0" w:color="auto"/>
                          </w:divBdr>
                          <w:divsChild>
                            <w:div w:id="1915815672">
                              <w:marLeft w:val="0"/>
                              <w:marRight w:val="0"/>
                              <w:marTop w:val="0"/>
                              <w:marBottom w:val="0"/>
                              <w:divBdr>
                                <w:top w:val="none" w:sz="0" w:space="0" w:color="auto"/>
                                <w:left w:val="none" w:sz="0" w:space="0" w:color="auto"/>
                                <w:bottom w:val="none" w:sz="0" w:space="0" w:color="auto"/>
                                <w:right w:val="none" w:sz="0" w:space="0" w:color="auto"/>
                              </w:divBdr>
                            </w:div>
                          </w:divsChild>
                        </w:div>
                        <w:div w:id="433986100">
                          <w:marLeft w:val="0"/>
                          <w:marRight w:val="0"/>
                          <w:marTop w:val="0"/>
                          <w:marBottom w:val="0"/>
                          <w:divBdr>
                            <w:top w:val="none" w:sz="0" w:space="0" w:color="auto"/>
                            <w:left w:val="none" w:sz="0" w:space="0" w:color="auto"/>
                            <w:bottom w:val="none" w:sz="0" w:space="0" w:color="auto"/>
                            <w:right w:val="none" w:sz="0" w:space="0" w:color="auto"/>
                          </w:divBdr>
                          <w:divsChild>
                            <w:div w:id="1514608622">
                              <w:marLeft w:val="0"/>
                              <w:marRight w:val="0"/>
                              <w:marTop w:val="0"/>
                              <w:marBottom w:val="0"/>
                              <w:divBdr>
                                <w:top w:val="none" w:sz="0" w:space="0" w:color="auto"/>
                                <w:left w:val="none" w:sz="0" w:space="0" w:color="auto"/>
                                <w:bottom w:val="none" w:sz="0" w:space="0" w:color="auto"/>
                                <w:right w:val="none" w:sz="0" w:space="0" w:color="auto"/>
                              </w:divBdr>
                            </w:div>
                          </w:divsChild>
                        </w:div>
                        <w:div w:id="1572303831">
                          <w:marLeft w:val="0"/>
                          <w:marRight w:val="0"/>
                          <w:marTop w:val="0"/>
                          <w:marBottom w:val="0"/>
                          <w:divBdr>
                            <w:top w:val="none" w:sz="0" w:space="0" w:color="auto"/>
                            <w:left w:val="none" w:sz="0" w:space="0" w:color="auto"/>
                            <w:bottom w:val="none" w:sz="0" w:space="0" w:color="auto"/>
                            <w:right w:val="none" w:sz="0" w:space="0" w:color="auto"/>
                          </w:divBdr>
                          <w:divsChild>
                            <w:div w:id="1052995714">
                              <w:marLeft w:val="0"/>
                              <w:marRight w:val="0"/>
                              <w:marTop w:val="0"/>
                              <w:marBottom w:val="0"/>
                              <w:divBdr>
                                <w:top w:val="none" w:sz="0" w:space="0" w:color="auto"/>
                                <w:left w:val="none" w:sz="0" w:space="0" w:color="auto"/>
                                <w:bottom w:val="none" w:sz="0" w:space="0" w:color="auto"/>
                                <w:right w:val="none" w:sz="0" w:space="0" w:color="auto"/>
                              </w:divBdr>
                            </w:div>
                          </w:divsChild>
                        </w:div>
                        <w:div w:id="1480610785">
                          <w:marLeft w:val="0"/>
                          <w:marRight w:val="0"/>
                          <w:marTop w:val="0"/>
                          <w:marBottom w:val="0"/>
                          <w:divBdr>
                            <w:top w:val="none" w:sz="0" w:space="0" w:color="auto"/>
                            <w:left w:val="none" w:sz="0" w:space="0" w:color="auto"/>
                            <w:bottom w:val="none" w:sz="0" w:space="0" w:color="auto"/>
                            <w:right w:val="none" w:sz="0" w:space="0" w:color="auto"/>
                          </w:divBdr>
                          <w:divsChild>
                            <w:div w:id="472719918">
                              <w:marLeft w:val="0"/>
                              <w:marRight w:val="0"/>
                              <w:marTop w:val="0"/>
                              <w:marBottom w:val="0"/>
                              <w:divBdr>
                                <w:top w:val="none" w:sz="0" w:space="0" w:color="auto"/>
                                <w:left w:val="none" w:sz="0" w:space="0" w:color="auto"/>
                                <w:bottom w:val="none" w:sz="0" w:space="0" w:color="auto"/>
                                <w:right w:val="none" w:sz="0" w:space="0" w:color="auto"/>
                              </w:divBdr>
                            </w:div>
                            <w:div w:id="1572812111">
                              <w:marLeft w:val="0"/>
                              <w:marRight w:val="0"/>
                              <w:marTop w:val="0"/>
                              <w:marBottom w:val="0"/>
                              <w:divBdr>
                                <w:top w:val="none" w:sz="0" w:space="0" w:color="auto"/>
                                <w:left w:val="none" w:sz="0" w:space="0" w:color="auto"/>
                                <w:bottom w:val="none" w:sz="0" w:space="0" w:color="auto"/>
                                <w:right w:val="none" w:sz="0" w:space="0" w:color="auto"/>
                              </w:divBdr>
                            </w:div>
                            <w:div w:id="516115533">
                              <w:marLeft w:val="0"/>
                              <w:marRight w:val="0"/>
                              <w:marTop w:val="0"/>
                              <w:marBottom w:val="0"/>
                              <w:divBdr>
                                <w:top w:val="none" w:sz="0" w:space="0" w:color="auto"/>
                                <w:left w:val="none" w:sz="0" w:space="0" w:color="auto"/>
                                <w:bottom w:val="none" w:sz="0" w:space="0" w:color="auto"/>
                                <w:right w:val="none" w:sz="0" w:space="0" w:color="auto"/>
                              </w:divBdr>
                            </w:div>
                            <w:div w:id="1140808954">
                              <w:marLeft w:val="0"/>
                              <w:marRight w:val="0"/>
                              <w:marTop w:val="0"/>
                              <w:marBottom w:val="0"/>
                              <w:divBdr>
                                <w:top w:val="none" w:sz="0" w:space="0" w:color="auto"/>
                                <w:left w:val="none" w:sz="0" w:space="0" w:color="auto"/>
                                <w:bottom w:val="none" w:sz="0" w:space="0" w:color="auto"/>
                                <w:right w:val="none" w:sz="0" w:space="0" w:color="auto"/>
                              </w:divBdr>
                            </w:div>
                            <w:div w:id="1276601060">
                              <w:marLeft w:val="0"/>
                              <w:marRight w:val="0"/>
                              <w:marTop w:val="0"/>
                              <w:marBottom w:val="0"/>
                              <w:divBdr>
                                <w:top w:val="none" w:sz="0" w:space="0" w:color="auto"/>
                                <w:left w:val="none" w:sz="0" w:space="0" w:color="auto"/>
                                <w:bottom w:val="none" w:sz="0" w:space="0" w:color="auto"/>
                                <w:right w:val="none" w:sz="0" w:space="0" w:color="auto"/>
                              </w:divBdr>
                              <w:divsChild>
                                <w:div w:id="2049186144">
                                  <w:marLeft w:val="0"/>
                                  <w:marRight w:val="0"/>
                                  <w:marTop w:val="0"/>
                                  <w:marBottom w:val="0"/>
                                  <w:divBdr>
                                    <w:top w:val="none" w:sz="0" w:space="0" w:color="auto"/>
                                    <w:left w:val="none" w:sz="0" w:space="0" w:color="auto"/>
                                    <w:bottom w:val="none" w:sz="0" w:space="0" w:color="auto"/>
                                    <w:right w:val="none" w:sz="0" w:space="0" w:color="auto"/>
                                  </w:divBdr>
                                </w:div>
                                <w:div w:id="652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4262">
          <w:marLeft w:val="0"/>
          <w:marRight w:val="0"/>
          <w:marTop w:val="0"/>
          <w:marBottom w:val="0"/>
          <w:divBdr>
            <w:top w:val="none" w:sz="0" w:space="0" w:color="auto"/>
            <w:left w:val="none" w:sz="0" w:space="0" w:color="auto"/>
            <w:bottom w:val="none" w:sz="0" w:space="0" w:color="auto"/>
            <w:right w:val="none" w:sz="0" w:space="0" w:color="auto"/>
          </w:divBdr>
          <w:divsChild>
            <w:div w:id="60367210">
              <w:marLeft w:val="0"/>
              <w:marRight w:val="0"/>
              <w:marTop w:val="0"/>
              <w:marBottom w:val="0"/>
              <w:divBdr>
                <w:top w:val="none" w:sz="0" w:space="0" w:color="auto"/>
                <w:left w:val="none" w:sz="0" w:space="0" w:color="auto"/>
                <w:bottom w:val="none" w:sz="0" w:space="0" w:color="auto"/>
                <w:right w:val="none" w:sz="0" w:space="0" w:color="auto"/>
              </w:divBdr>
              <w:divsChild>
                <w:div w:id="2034260498">
                  <w:marLeft w:val="0"/>
                  <w:marRight w:val="0"/>
                  <w:marTop w:val="0"/>
                  <w:marBottom w:val="0"/>
                  <w:divBdr>
                    <w:top w:val="none" w:sz="0" w:space="0" w:color="auto"/>
                    <w:left w:val="none" w:sz="0" w:space="0" w:color="auto"/>
                    <w:bottom w:val="none" w:sz="0" w:space="0" w:color="auto"/>
                    <w:right w:val="none" w:sz="0" w:space="0" w:color="auto"/>
                  </w:divBdr>
                  <w:divsChild>
                    <w:div w:id="1106464603">
                      <w:marLeft w:val="0"/>
                      <w:marRight w:val="0"/>
                      <w:marTop w:val="0"/>
                      <w:marBottom w:val="0"/>
                      <w:divBdr>
                        <w:top w:val="none" w:sz="0" w:space="0" w:color="auto"/>
                        <w:left w:val="none" w:sz="0" w:space="0" w:color="auto"/>
                        <w:bottom w:val="none" w:sz="0" w:space="0" w:color="auto"/>
                        <w:right w:val="none" w:sz="0" w:space="0" w:color="auto"/>
                      </w:divBdr>
                      <w:divsChild>
                        <w:div w:id="932855490">
                          <w:marLeft w:val="0"/>
                          <w:marRight w:val="0"/>
                          <w:marTop w:val="0"/>
                          <w:marBottom w:val="0"/>
                          <w:divBdr>
                            <w:top w:val="none" w:sz="0" w:space="0" w:color="auto"/>
                            <w:left w:val="none" w:sz="0" w:space="0" w:color="auto"/>
                            <w:bottom w:val="none" w:sz="0" w:space="0" w:color="auto"/>
                            <w:right w:val="none" w:sz="0" w:space="0" w:color="auto"/>
                          </w:divBdr>
                          <w:divsChild>
                            <w:div w:id="8741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958978">
          <w:marLeft w:val="0"/>
          <w:marRight w:val="0"/>
          <w:marTop w:val="0"/>
          <w:marBottom w:val="0"/>
          <w:divBdr>
            <w:top w:val="none" w:sz="0" w:space="0" w:color="auto"/>
            <w:left w:val="none" w:sz="0" w:space="0" w:color="auto"/>
            <w:bottom w:val="none" w:sz="0" w:space="0" w:color="auto"/>
            <w:right w:val="none" w:sz="0" w:space="0" w:color="auto"/>
          </w:divBdr>
        </w:div>
        <w:div w:id="1272207506">
          <w:marLeft w:val="0"/>
          <w:marRight w:val="0"/>
          <w:marTop w:val="0"/>
          <w:marBottom w:val="0"/>
          <w:divBdr>
            <w:top w:val="none" w:sz="0" w:space="0" w:color="auto"/>
            <w:left w:val="none" w:sz="0" w:space="0" w:color="auto"/>
            <w:bottom w:val="none" w:sz="0" w:space="0" w:color="auto"/>
            <w:right w:val="none" w:sz="0" w:space="0" w:color="auto"/>
          </w:divBdr>
          <w:divsChild>
            <w:div w:id="1456874163">
              <w:marLeft w:val="0"/>
              <w:marRight w:val="0"/>
              <w:marTop w:val="0"/>
              <w:marBottom w:val="0"/>
              <w:divBdr>
                <w:top w:val="none" w:sz="0" w:space="0" w:color="auto"/>
                <w:left w:val="none" w:sz="0" w:space="0" w:color="auto"/>
                <w:bottom w:val="none" w:sz="0" w:space="0" w:color="auto"/>
                <w:right w:val="none" w:sz="0" w:space="0" w:color="auto"/>
              </w:divBdr>
              <w:divsChild>
                <w:div w:id="1393701628">
                  <w:marLeft w:val="0"/>
                  <w:marRight w:val="0"/>
                  <w:marTop w:val="0"/>
                  <w:marBottom w:val="0"/>
                  <w:divBdr>
                    <w:top w:val="none" w:sz="0" w:space="0" w:color="auto"/>
                    <w:left w:val="none" w:sz="0" w:space="0" w:color="auto"/>
                    <w:bottom w:val="none" w:sz="0" w:space="0" w:color="auto"/>
                    <w:right w:val="none" w:sz="0" w:space="0" w:color="auto"/>
                  </w:divBdr>
                </w:div>
                <w:div w:id="103773844">
                  <w:marLeft w:val="0"/>
                  <w:marRight w:val="0"/>
                  <w:marTop w:val="0"/>
                  <w:marBottom w:val="0"/>
                  <w:divBdr>
                    <w:top w:val="none" w:sz="0" w:space="0" w:color="auto"/>
                    <w:left w:val="none" w:sz="0" w:space="0" w:color="auto"/>
                    <w:bottom w:val="none" w:sz="0" w:space="0" w:color="auto"/>
                    <w:right w:val="none" w:sz="0" w:space="0" w:color="auto"/>
                  </w:divBdr>
                </w:div>
                <w:div w:id="1200049092">
                  <w:marLeft w:val="0"/>
                  <w:marRight w:val="0"/>
                  <w:marTop w:val="0"/>
                  <w:marBottom w:val="0"/>
                  <w:divBdr>
                    <w:top w:val="none" w:sz="0" w:space="0" w:color="auto"/>
                    <w:left w:val="none" w:sz="0" w:space="0" w:color="auto"/>
                    <w:bottom w:val="none" w:sz="0" w:space="0" w:color="auto"/>
                    <w:right w:val="none" w:sz="0" w:space="0" w:color="auto"/>
                  </w:divBdr>
                </w:div>
                <w:div w:id="101410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3623">
      <w:bodyDiv w:val="1"/>
      <w:marLeft w:val="0"/>
      <w:marRight w:val="0"/>
      <w:marTop w:val="0"/>
      <w:marBottom w:val="0"/>
      <w:divBdr>
        <w:top w:val="none" w:sz="0" w:space="0" w:color="auto"/>
        <w:left w:val="none" w:sz="0" w:space="0" w:color="auto"/>
        <w:bottom w:val="none" w:sz="0" w:space="0" w:color="auto"/>
        <w:right w:val="none" w:sz="0" w:space="0" w:color="auto"/>
      </w:divBdr>
      <w:divsChild>
        <w:div w:id="1400177304">
          <w:marLeft w:val="0"/>
          <w:marRight w:val="0"/>
          <w:marTop w:val="0"/>
          <w:marBottom w:val="0"/>
          <w:divBdr>
            <w:top w:val="none" w:sz="0" w:space="0" w:color="auto"/>
            <w:left w:val="none" w:sz="0" w:space="0" w:color="auto"/>
            <w:bottom w:val="none" w:sz="0" w:space="0" w:color="auto"/>
            <w:right w:val="none" w:sz="0" w:space="0" w:color="auto"/>
          </w:divBdr>
          <w:divsChild>
            <w:div w:id="1058750397">
              <w:marLeft w:val="0"/>
              <w:marRight w:val="0"/>
              <w:marTop w:val="0"/>
              <w:marBottom w:val="0"/>
              <w:divBdr>
                <w:top w:val="none" w:sz="0" w:space="0" w:color="auto"/>
                <w:left w:val="none" w:sz="0" w:space="0" w:color="auto"/>
                <w:bottom w:val="none" w:sz="0" w:space="0" w:color="auto"/>
                <w:right w:val="none" w:sz="0" w:space="0" w:color="auto"/>
              </w:divBdr>
            </w:div>
          </w:divsChild>
        </w:div>
        <w:div w:id="131218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nsol-solskjerming.no/wp-content/uploads/2012/11/multifilm_flyer.pdf" TargetMode="External"/><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5.wmf"/><Relationship Id="rId39" Type="http://schemas.openxmlformats.org/officeDocument/2006/relationships/control" Target="activeX/activeX12.xml"/><Relationship Id="rId3" Type="http://schemas.openxmlformats.org/officeDocument/2006/relationships/settings" Target="settings.xml"/><Relationship Id="rId21" Type="http://schemas.openxmlformats.org/officeDocument/2006/relationships/hyperlink" Target="javascript:%20addToFavorite('App-styring');" TargetMode="External"/><Relationship Id="rId34" Type="http://schemas.openxmlformats.org/officeDocument/2006/relationships/control" Target="activeX/activeX7.xml"/><Relationship Id="rId42" Type="http://schemas.openxmlformats.org/officeDocument/2006/relationships/fontTable" Target="fontTable.xml"/><Relationship Id="rId7" Type="http://schemas.openxmlformats.org/officeDocument/2006/relationships/hyperlink" Target="http://rakkestadtrevare.no/sprosser" TargetMode="External"/><Relationship Id="rId12" Type="http://schemas.openxmlformats.org/officeDocument/2006/relationships/image" Target="media/image6.jpeg"/><Relationship Id="rId17" Type="http://schemas.openxmlformats.org/officeDocument/2006/relationships/hyperlink" Target="http://www.kjellsmarkiser.no/no/print/273/0/" TargetMode="External"/><Relationship Id="rId25" Type="http://schemas.openxmlformats.org/officeDocument/2006/relationships/hyperlink" Target="http://www.vental.no/images/Marketing/Infosider_rengj%C3%B8ring.pdf" TargetMode="External"/><Relationship Id="rId33" Type="http://schemas.openxmlformats.org/officeDocument/2006/relationships/image" Target="media/image16.wmf"/><Relationship Id="rId38" Type="http://schemas.openxmlformats.org/officeDocument/2006/relationships/control" Target="activeX/activeX1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png"/><Relationship Id="rId29" Type="http://schemas.openxmlformats.org/officeDocument/2006/relationships/control" Target="activeX/activeX3.xml"/><Relationship Id="rId41" Type="http://schemas.openxmlformats.org/officeDocument/2006/relationships/control" Target="activeX/activeX13.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5.jpeg"/><Relationship Id="rId24" Type="http://schemas.openxmlformats.org/officeDocument/2006/relationships/hyperlink" Target="http://www.vental.no/images/Marketing/3-4%20Service/Brosjyrer/service.pdf" TargetMode="External"/><Relationship Id="rId32" Type="http://schemas.openxmlformats.org/officeDocument/2006/relationships/control" Target="activeX/activeX6.xml"/><Relationship Id="rId37" Type="http://schemas.openxmlformats.org/officeDocument/2006/relationships/control" Target="activeX/activeX10.xml"/><Relationship Id="rId40" Type="http://schemas.openxmlformats.org/officeDocument/2006/relationships/image" Target="media/image17.wmf"/><Relationship Id="rId5" Type="http://schemas.openxmlformats.org/officeDocument/2006/relationships/image" Target="media/image1.gif"/><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control" Target="activeX/activeX2.xml"/><Relationship Id="rId36" Type="http://schemas.openxmlformats.org/officeDocument/2006/relationships/control" Target="activeX/activeX9.xml"/><Relationship Id="rId10" Type="http://schemas.openxmlformats.org/officeDocument/2006/relationships/image" Target="media/image4.jpeg"/><Relationship Id="rId19" Type="http://schemas.openxmlformats.org/officeDocument/2006/relationships/hyperlink" Target="http://www.kjellsmarkiser.no/no/Referlink/273/0/0/0/1/" TargetMode="External"/><Relationship Id="rId31" Type="http://schemas.openxmlformats.org/officeDocument/2006/relationships/control" Target="activeX/activeX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control" Target="activeX/activeX1.xml"/><Relationship Id="rId30" Type="http://schemas.openxmlformats.org/officeDocument/2006/relationships/control" Target="activeX/activeX4.xml"/><Relationship Id="rId35" Type="http://schemas.openxmlformats.org/officeDocument/2006/relationships/control" Target="activeX/activeX8.xml"/><Relationship Id="rId43"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19</Pages>
  <Words>4210</Words>
  <Characters>22319</Characters>
  <Application>Microsoft Office Word</Application>
  <DocSecurity>0</DocSecurity>
  <Lines>185</Lines>
  <Paragraphs>52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26477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Morten Skjennum</dc:creator>
  <cp:keywords/>
  <dc:description/>
  <cp:lastModifiedBy>Morten Skjennum</cp:lastModifiedBy>
  <cp:revision>8</cp:revision>
  <dcterms:created xsi:type="dcterms:W3CDTF">2016-01-24T13:00:00Z</dcterms:created>
  <dcterms:modified xsi:type="dcterms:W3CDTF">2016-01-24T20:27:00Z</dcterms:modified>
</cp:coreProperties>
</file>